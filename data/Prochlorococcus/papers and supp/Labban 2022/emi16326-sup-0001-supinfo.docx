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3F8E4" w14:textId="77777777" w:rsidR="007A58B9" w:rsidRDefault="007A58B9">
      <w:pPr>
        <w:rPr>
          <w:rFonts w:ascii="Times New Roman" w:hAnsi="Times New Roman" w:cs="Times New Roman"/>
        </w:rPr>
      </w:pPr>
    </w:p>
    <w:p w14:paraId="121FF568" w14:textId="7275E458" w:rsidR="007A58B9" w:rsidRDefault="007A58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Supplementary Material </w:t>
      </w:r>
    </w:p>
    <w:p w14:paraId="2FC6078B" w14:textId="77777777" w:rsidR="00F55F15" w:rsidRDefault="00F55F15">
      <w:pPr>
        <w:rPr>
          <w:rFonts w:ascii="Times New Roman" w:hAnsi="Times New Roman" w:cs="Times New Roman"/>
        </w:rPr>
      </w:pPr>
    </w:p>
    <w:p w14:paraId="6F16618F" w14:textId="77777777" w:rsidR="007A58B9" w:rsidRDefault="007A58B9">
      <w:pPr>
        <w:rPr>
          <w:rFonts w:ascii="Times New Roman" w:hAnsi="Times New Roman" w:cs="Times New Roman"/>
        </w:rPr>
      </w:pPr>
    </w:p>
    <w:p w14:paraId="48A98F6E" w14:textId="77777777" w:rsidR="007A58B9" w:rsidRDefault="007A58B9">
      <w:pPr>
        <w:rPr>
          <w:rFonts w:ascii="Times New Roman" w:hAnsi="Times New Roman" w:cs="Times New Roman"/>
        </w:rPr>
      </w:pPr>
    </w:p>
    <w:p w14:paraId="128F0FB0" w14:textId="17B8C2CF" w:rsidR="004F788C" w:rsidRPr="004F788C" w:rsidRDefault="004F788C" w:rsidP="004F788C">
      <w:pPr>
        <w:spacing w:line="480" w:lineRule="auto"/>
        <w:jc w:val="center"/>
        <w:rPr>
          <w:b/>
          <w:color w:val="000000" w:themeColor="text1"/>
        </w:rPr>
      </w:pPr>
      <w:r w:rsidRPr="004F788C">
        <w:rPr>
          <w:b/>
          <w:color w:val="000000" w:themeColor="text1"/>
        </w:rPr>
        <w:t xml:space="preserve">Growth dynamics and transcriptional responses of a Red Sea </w:t>
      </w:r>
      <w:r w:rsidRPr="004F788C">
        <w:rPr>
          <w:b/>
          <w:i/>
          <w:color w:val="000000" w:themeColor="text1"/>
        </w:rPr>
        <w:t>Prochlorococcus</w:t>
      </w:r>
      <w:r w:rsidRPr="004F788C">
        <w:rPr>
          <w:b/>
          <w:color w:val="000000" w:themeColor="text1"/>
        </w:rPr>
        <w:t xml:space="preserve"> strain to varying temperatures </w:t>
      </w:r>
    </w:p>
    <w:p w14:paraId="15598BA9" w14:textId="77777777" w:rsidR="004F788C" w:rsidRPr="004F788C" w:rsidRDefault="004F788C" w:rsidP="004F788C">
      <w:pPr>
        <w:rPr>
          <w:b/>
          <w:color w:val="000000" w:themeColor="text1"/>
        </w:rPr>
      </w:pPr>
    </w:p>
    <w:p w14:paraId="274F9921" w14:textId="77777777" w:rsidR="004F788C" w:rsidRPr="004F788C" w:rsidRDefault="004F788C" w:rsidP="004F788C">
      <w:pPr>
        <w:spacing w:line="480" w:lineRule="auto"/>
        <w:jc w:val="center"/>
        <w:rPr>
          <w:color w:val="000000" w:themeColor="text1"/>
          <w:vertAlign w:val="superscript"/>
        </w:rPr>
      </w:pPr>
      <w:proofErr w:type="spellStart"/>
      <w:r w:rsidRPr="004F788C">
        <w:rPr>
          <w:color w:val="000000" w:themeColor="text1"/>
        </w:rPr>
        <w:t>Abbrar</w:t>
      </w:r>
      <w:proofErr w:type="spellEnd"/>
      <w:r w:rsidRPr="004F788C">
        <w:rPr>
          <w:color w:val="000000" w:themeColor="text1"/>
        </w:rPr>
        <w:t xml:space="preserve"> Labban</w:t>
      </w:r>
      <w:r w:rsidRPr="004F788C">
        <w:rPr>
          <w:color w:val="000000" w:themeColor="text1"/>
          <w:vertAlign w:val="superscript"/>
        </w:rPr>
        <w:t>1,2</w:t>
      </w:r>
      <w:r w:rsidRPr="004F788C">
        <w:rPr>
          <w:color w:val="000000" w:themeColor="text1"/>
        </w:rPr>
        <w:t>, Ahmed A. Shibl</w:t>
      </w:r>
      <w:r w:rsidRPr="004F788C">
        <w:rPr>
          <w:color w:val="000000" w:themeColor="text1"/>
          <w:vertAlign w:val="superscript"/>
        </w:rPr>
        <w:t>3,4</w:t>
      </w:r>
      <w:r w:rsidRPr="004F788C">
        <w:rPr>
          <w:color w:val="000000" w:themeColor="text1"/>
        </w:rPr>
        <w:t xml:space="preserve">, </w:t>
      </w:r>
      <w:r w:rsidRPr="004F788C">
        <w:rPr>
          <w:color w:val="000000" w:themeColor="text1"/>
          <w:shd w:val="clear" w:color="auto" w:fill="FFFFFF"/>
        </w:rPr>
        <w:t>Maria Ll. Calleja</w:t>
      </w:r>
      <w:r w:rsidRPr="004F788C">
        <w:rPr>
          <w:color w:val="000000" w:themeColor="text1"/>
          <w:shd w:val="clear" w:color="auto" w:fill="FFFFFF"/>
          <w:vertAlign w:val="superscript"/>
        </w:rPr>
        <w:t>5</w:t>
      </w:r>
      <w:r w:rsidRPr="004F788C">
        <w:rPr>
          <w:color w:val="000000" w:themeColor="text1"/>
        </w:rPr>
        <w:t>, Pei-Ying Hong</w:t>
      </w:r>
      <w:r w:rsidRPr="004F788C">
        <w:rPr>
          <w:color w:val="000000" w:themeColor="text1"/>
          <w:vertAlign w:val="superscript"/>
        </w:rPr>
        <w:t>2</w:t>
      </w:r>
      <w:r w:rsidRPr="004F788C">
        <w:rPr>
          <w:color w:val="000000" w:themeColor="text1"/>
        </w:rPr>
        <w:t xml:space="preserve">, and Xosé </w:t>
      </w:r>
      <w:proofErr w:type="spellStart"/>
      <w:r w:rsidRPr="004F788C">
        <w:rPr>
          <w:color w:val="000000" w:themeColor="text1"/>
        </w:rPr>
        <w:t>Anxelu</w:t>
      </w:r>
      <w:proofErr w:type="spellEnd"/>
      <w:r w:rsidRPr="004F788C">
        <w:rPr>
          <w:color w:val="000000" w:themeColor="text1"/>
        </w:rPr>
        <w:t xml:space="preserve"> G. Morán</w:t>
      </w:r>
      <w:r w:rsidRPr="004F788C">
        <w:rPr>
          <w:color w:val="000000" w:themeColor="text1"/>
          <w:vertAlign w:val="superscript"/>
        </w:rPr>
        <w:t>1,6*</w:t>
      </w:r>
    </w:p>
    <w:p w14:paraId="6D955FF3" w14:textId="085B4F7E" w:rsidR="004F788C" w:rsidRDefault="004F788C">
      <w:pPr>
        <w:rPr>
          <w:rFonts w:ascii="Times New Roman" w:hAnsi="Times New Roman" w:cs="Times New Roman"/>
        </w:rPr>
      </w:pPr>
    </w:p>
    <w:p w14:paraId="320550DE" w14:textId="3B986B74" w:rsidR="004F788C" w:rsidRDefault="004F788C">
      <w:pPr>
        <w:rPr>
          <w:rFonts w:ascii="Times New Roman" w:hAnsi="Times New Roman" w:cs="Times New Roman"/>
        </w:rPr>
      </w:pPr>
    </w:p>
    <w:p w14:paraId="615F0EEA" w14:textId="146881A2" w:rsidR="004F788C" w:rsidRDefault="004F788C">
      <w:pPr>
        <w:rPr>
          <w:rFonts w:ascii="Times New Roman" w:hAnsi="Times New Roman" w:cs="Times New Roman"/>
        </w:rPr>
      </w:pPr>
    </w:p>
    <w:p w14:paraId="0841EC29" w14:textId="640D9F3C" w:rsidR="004F788C" w:rsidRDefault="004F788C">
      <w:pPr>
        <w:rPr>
          <w:rFonts w:ascii="Times New Roman" w:hAnsi="Times New Roman" w:cs="Times New Roman"/>
        </w:rPr>
      </w:pPr>
    </w:p>
    <w:p w14:paraId="79A29F6E" w14:textId="6ECB289B" w:rsidR="004F788C" w:rsidRDefault="004F788C">
      <w:pPr>
        <w:rPr>
          <w:rFonts w:ascii="Times New Roman" w:hAnsi="Times New Roman" w:cs="Times New Roman"/>
        </w:rPr>
      </w:pPr>
    </w:p>
    <w:p w14:paraId="02E1C703" w14:textId="2A9C6594" w:rsidR="004F788C" w:rsidRDefault="004F788C">
      <w:pPr>
        <w:rPr>
          <w:rFonts w:ascii="Times New Roman" w:hAnsi="Times New Roman" w:cs="Times New Roman"/>
        </w:rPr>
      </w:pPr>
    </w:p>
    <w:p w14:paraId="4CF1AE0B" w14:textId="6EAEAD37" w:rsidR="004F788C" w:rsidRDefault="004F788C">
      <w:pPr>
        <w:rPr>
          <w:rFonts w:ascii="Times New Roman" w:hAnsi="Times New Roman" w:cs="Times New Roman"/>
        </w:rPr>
      </w:pPr>
    </w:p>
    <w:p w14:paraId="3E381349" w14:textId="0848BE8D" w:rsidR="004F788C" w:rsidRDefault="004F788C">
      <w:pPr>
        <w:rPr>
          <w:rFonts w:ascii="Times New Roman" w:hAnsi="Times New Roman" w:cs="Times New Roman"/>
        </w:rPr>
      </w:pPr>
    </w:p>
    <w:p w14:paraId="69C2D155" w14:textId="71E586DD" w:rsidR="004F788C" w:rsidRDefault="004F788C">
      <w:pPr>
        <w:rPr>
          <w:rFonts w:ascii="Times New Roman" w:hAnsi="Times New Roman" w:cs="Times New Roman"/>
        </w:rPr>
      </w:pPr>
    </w:p>
    <w:p w14:paraId="0D73B616" w14:textId="2B1D2FC1" w:rsidR="004F788C" w:rsidRDefault="004F788C">
      <w:pPr>
        <w:rPr>
          <w:rFonts w:ascii="Times New Roman" w:hAnsi="Times New Roman" w:cs="Times New Roman"/>
        </w:rPr>
      </w:pPr>
    </w:p>
    <w:p w14:paraId="19BDB6B6" w14:textId="1E17356B" w:rsidR="004F788C" w:rsidRDefault="004F788C">
      <w:pPr>
        <w:rPr>
          <w:rFonts w:ascii="Times New Roman" w:hAnsi="Times New Roman" w:cs="Times New Roman"/>
        </w:rPr>
      </w:pPr>
    </w:p>
    <w:p w14:paraId="7B69006A" w14:textId="0641EBB5" w:rsidR="004F788C" w:rsidRDefault="004F788C">
      <w:pPr>
        <w:rPr>
          <w:rFonts w:ascii="Times New Roman" w:hAnsi="Times New Roman" w:cs="Times New Roman"/>
        </w:rPr>
      </w:pPr>
    </w:p>
    <w:p w14:paraId="29FC2259" w14:textId="48BE6E86" w:rsidR="004F788C" w:rsidRDefault="004F788C">
      <w:pPr>
        <w:rPr>
          <w:rFonts w:ascii="Times New Roman" w:hAnsi="Times New Roman" w:cs="Times New Roman"/>
        </w:rPr>
      </w:pPr>
    </w:p>
    <w:p w14:paraId="4CA2DB61" w14:textId="1EC6E3C5" w:rsidR="004F788C" w:rsidRDefault="004F788C">
      <w:pPr>
        <w:rPr>
          <w:rFonts w:ascii="Times New Roman" w:hAnsi="Times New Roman" w:cs="Times New Roman"/>
        </w:rPr>
      </w:pPr>
    </w:p>
    <w:p w14:paraId="4F1CB3A3" w14:textId="1B246176" w:rsidR="004F788C" w:rsidRDefault="004F788C">
      <w:pPr>
        <w:rPr>
          <w:rFonts w:ascii="Times New Roman" w:hAnsi="Times New Roman" w:cs="Times New Roman"/>
        </w:rPr>
      </w:pPr>
    </w:p>
    <w:p w14:paraId="5DBBBF43" w14:textId="06A54D8D" w:rsidR="004F788C" w:rsidRDefault="004F788C">
      <w:pPr>
        <w:rPr>
          <w:rFonts w:ascii="Times New Roman" w:hAnsi="Times New Roman" w:cs="Times New Roman"/>
        </w:rPr>
      </w:pPr>
    </w:p>
    <w:p w14:paraId="0E9CD665" w14:textId="31D98EB3" w:rsidR="004F788C" w:rsidRDefault="004F788C">
      <w:pPr>
        <w:rPr>
          <w:rFonts w:ascii="Times New Roman" w:hAnsi="Times New Roman" w:cs="Times New Roman"/>
        </w:rPr>
      </w:pPr>
    </w:p>
    <w:p w14:paraId="024430BD" w14:textId="0D0E6F9F" w:rsidR="004F788C" w:rsidRDefault="004F788C">
      <w:pPr>
        <w:rPr>
          <w:rFonts w:ascii="Times New Roman" w:hAnsi="Times New Roman" w:cs="Times New Roman"/>
        </w:rPr>
      </w:pPr>
    </w:p>
    <w:p w14:paraId="7DDCD9A3" w14:textId="1C963FDD" w:rsidR="004F788C" w:rsidRDefault="004F788C">
      <w:pPr>
        <w:rPr>
          <w:rFonts w:ascii="Times New Roman" w:hAnsi="Times New Roman" w:cs="Times New Roman"/>
        </w:rPr>
      </w:pPr>
    </w:p>
    <w:p w14:paraId="4B1CBD01" w14:textId="288BA04A" w:rsidR="004F788C" w:rsidRDefault="004F788C">
      <w:pPr>
        <w:rPr>
          <w:rFonts w:ascii="Times New Roman" w:hAnsi="Times New Roman" w:cs="Times New Roman"/>
        </w:rPr>
      </w:pPr>
    </w:p>
    <w:p w14:paraId="0F90F0F5" w14:textId="5088C9A8" w:rsidR="004F788C" w:rsidRDefault="004F788C">
      <w:pPr>
        <w:rPr>
          <w:rFonts w:ascii="Times New Roman" w:hAnsi="Times New Roman" w:cs="Times New Roman"/>
        </w:rPr>
      </w:pPr>
    </w:p>
    <w:p w14:paraId="2AAD0C3F" w14:textId="1F92EA68" w:rsidR="004F788C" w:rsidRDefault="004F788C">
      <w:pPr>
        <w:rPr>
          <w:rFonts w:ascii="Times New Roman" w:hAnsi="Times New Roman" w:cs="Times New Roman"/>
        </w:rPr>
      </w:pPr>
    </w:p>
    <w:p w14:paraId="62375BD0" w14:textId="00CA3812" w:rsidR="004F788C" w:rsidRDefault="004F788C">
      <w:pPr>
        <w:rPr>
          <w:rFonts w:ascii="Times New Roman" w:hAnsi="Times New Roman" w:cs="Times New Roman"/>
        </w:rPr>
      </w:pPr>
    </w:p>
    <w:p w14:paraId="68D5C787" w14:textId="6C5480B3" w:rsidR="004F788C" w:rsidRDefault="004F788C">
      <w:pPr>
        <w:rPr>
          <w:rFonts w:ascii="Times New Roman" w:hAnsi="Times New Roman" w:cs="Times New Roman"/>
        </w:rPr>
      </w:pPr>
    </w:p>
    <w:p w14:paraId="00DA4599" w14:textId="08219A1B" w:rsidR="004F788C" w:rsidRDefault="004F788C">
      <w:pPr>
        <w:rPr>
          <w:rFonts w:ascii="Times New Roman" w:hAnsi="Times New Roman" w:cs="Times New Roman"/>
        </w:rPr>
      </w:pPr>
    </w:p>
    <w:p w14:paraId="0C21A6DF" w14:textId="020B812C" w:rsidR="004F788C" w:rsidRDefault="004F788C">
      <w:pPr>
        <w:rPr>
          <w:rFonts w:ascii="Times New Roman" w:hAnsi="Times New Roman" w:cs="Times New Roman"/>
        </w:rPr>
      </w:pPr>
    </w:p>
    <w:p w14:paraId="0E672564" w14:textId="26122DD8" w:rsidR="004F788C" w:rsidRDefault="004F788C">
      <w:pPr>
        <w:rPr>
          <w:rFonts w:ascii="Times New Roman" w:hAnsi="Times New Roman" w:cs="Times New Roman"/>
        </w:rPr>
      </w:pPr>
    </w:p>
    <w:p w14:paraId="22759103" w14:textId="0CD66D37" w:rsidR="004F788C" w:rsidRDefault="004F788C">
      <w:pPr>
        <w:rPr>
          <w:rFonts w:ascii="Times New Roman" w:hAnsi="Times New Roman" w:cs="Times New Roman"/>
        </w:rPr>
      </w:pPr>
    </w:p>
    <w:p w14:paraId="19287CD2" w14:textId="25BC4B01" w:rsidR="004F788C" w:rsidRDefault="004F788C">
      <w:pPr>
        <w:rPr>
          <w:rFonts w:ascii="Times New Roman" w:hAnsi="Times New Roman" w:cs="Times New Roman"/>
        </w:rPr>
      </w:pPr>
    </w:p>
    <w:p w14:paraId="439628CD" w14:textId="27980DD0" w:rsidR="004F788C" w:rsidRDefault="004F788C">
      <w:pPr>
        <w:rPr>
          <w:rFonts w:ascii="Times New Roman" w:hAnsi="Times New Roman" w:cs="Times New Roman"/>
        </w:rPr>
      </w:pPr>
    </w:p>
    <w:p w14:paraId="5898CC9A" w14:textId="43AB6379" w:rsidR="00CD31C3" w:rsidRDefault="00CD31C3" w:rsidP="00CD31C3">
      <w:pPr>
        <w:spacing w:line="480" w:lineRule="auto"/>
        <w:jc w:val="both"/>
        <w:rPr>
          <w:rFonts w:asciiTheme="majorBidi" w:hAnsiTheme="majorBidi" w:cstheme="majorBidi"/>
          <w:color w:val="222222"/>
          <w:shd w:val="clear" w:color="auto" w:fill="FFFFFF"/>
        </w:rPr>
      </w:pPr>
    </w:p>
    <w:tbl>
      <w:tblPr>
        <w:tblStyle w:val="TableGrid"/>
        <w:tblpPr w:leftFromText="180" w:rightFromText="180" w:vertAnchor="page" w:horzAnchor="page" w:tblpX="504" w:tblpY="2515"/>
        <w:tblW w:w="11663" w:type="dxa"/>
        <w:tblLayout w:type="fixed"/>
        <w:tblLook w:val="04A0" w:firstRow="1" w:lastRow="0" w:firstColumn="1" w:lastColumn="0" w:noHBand="0" w:noVBand="1"/>
      </w:tblPr>
      <w:tblGrid>
        <w:gridCol w:w="1279"/>
        <w:gridCol w:w="2125"/>
        <w:gridCol w:w="1096"/>
        <w:gridCol w:w="974"/>
        <w:gridCol w:w="1276"/>
        <w:gridCol w:w="3740"/>
        <w:gridCol w:w="1173"/>
      </w:tblGrid>
      <w:tr w:rsidR="008521B2" w:rsidRPr="003630E5" w14:paraId="4EB2E139" w14:textId="77777777" w:rsidTr="008521B2">
        <w:tc>
          <w:tcPr>
            <w:tcW w:w="1279" w:type="dxa"/>
            <w:tcBorders>
              <w:left w:val="nil"/>
            </w:tcBorders>
            <w:vAlign w:val="bottom"/>
          </w:tcPr>
          <w:p w14:paraId="42E01890" w14:textId="1B753A1A" w:rsidR="00CD31C3" w:rsidRPr="003630E5" w:rsidRDefault="008521B2" w:rsidP="008521B2">
            <w:pPr>
              <w:rPr>
                <w:rFonts w:asciiTheme="majorBidi" w:eastAsia="Times New Roman" w:hAnsiTheme="majorBidi" w:cstheme="majorBidi"/>
                <w:b/>
                <w:color w:val="000000"/>
                <w:sz w:val="16"/>
                <w:szCs w:val="16"/>
              </w:rPr>
            </w:pPr>
            <w:ins w:id="0" w:author="Abbrar Labban" w:date="2022-09-12T05:38:00Z">
              <w:r>
                <w:rPr>
                  <w:rFonts w:asciiTheme="majorBidi" w:eastAsia="Times New Roman" w:hAnsiTheme="majorBidi" w:cstheme="majorBidi"/>
                  <w:b/>
                  <w:noProof/>
                  <w:color w:val="000000"/>
                  <w:sz w:val="16"/>
                  <w:szCs w:val="16"/>
                </w:rPr>
                <mc:AlternateContent>
                  <mc:Choice Requires="wps">
                    <w:drawing>
                      <wp:anchor distT="0" distB="0" distL="114300" distR="114300" simplePos="0" relativeHeight="251698176" behindDoc="0" locked="0" layoutInCell="1" allowOverlap="1" wp14:anchorId="7B42AC6B" wp14:editId="4EADACEB">
                        <wp:simplePos x="0" y="0"/>
                        <wp:positionH relativeFrom="column">
                          <wp:posOffset>17457</wp:posOffset>
                        </wp:positionH>
                        <wp:positionV relativeFrom="paragraph">
                          <wp:posOffset>-1059276</wp:posOffset>
                        </wp:positionV>
                        <wp:extent cx="6952890" cy="793630"/>
                        <wp:effectExtent l="0" t="0" r="0" b="0"/>
                        <wp:wrapNone/>
                        <wp:docPr id="7" name="Text Box 7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/>
                              <wps:spPr>
                                <a:xfrm>
                                  <a:off x="0" y="0"/>
                                  <a:ext cx="6952890" cy="79363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94448ED" w14:textId="77777777" w:rsidR="008521B2" w:rsidRDefault="008521B2" w:rsidP="008521B2">
                                    <w:pPr>
                                      <w:spacing w:line="480" w:lineRule="auto"/>
                                      <w:jc w:val="both"/>
                                      <w:rPr>
                                        <w:rFonts w:asciiTheme="majorBidi" w:hAnsiTheme="majorBidi" w:cstheme="majorBidi"/>
                                        <w:color w:val="222222"/>
                                        <w:shd w:val="clear" w:color="auto" w:fill="FFFFFF"/>
                                      </w:rPr>
                                    </w:pPr>
                                    <w:r w:rsidRPr="007D7358">
                                      <w:rPr>
                                        <w:rFonts w:asciiTheme="majorBidi" w:hAnsiTheme="majorBidi" w:cstheme="majorBidi"/>
                                        <w:b/>
                                      </w:rPr>
                                      <w:t>Table S1:</w:t>
                                    </w:r>
                                    <w:r w:rsidRPr="007D7358">
                                      <w:rPr>
                                        <w:rFonts w:asciiTheme="majorBidi" w:hAnsiTheme="majorBidi" w:cstheme="majorBidi"/>
                                      </w:rPr>
                                      <w:t xml:space="preserve"> Differentially expressed genes of </w:t>
                                    </w:r>
                                    <w:r w:rsidRPr="007D7358">
                                      <w:rPr>
                                        <w:rFonts w:asciiTheme="majorBidi" w:hAnsiTheme="majorBidi" w:cstheme="majorBidi"/>
                                        <w:i/>
                                      </w:rPr>
                                      <w:t>Prochlorococcus</w:t>
                                    </w:r>
                                    <w:r w:rsidRPr="007D7358">
                                      <w:rPr>
                                        <w:rFonts w:asciiTheme="majorBidi" w:hAnsiTheme="majorBidi" w:cstheme="majorBidi"/>
                                      </w:rPr>
                                      <w:t xml:space="preserve"> RSP50, using transcriptomic data at 28˚C as a control for the </w:t>
                                    </w:r>
                                    <w:r w:rsidRPr="007D7358">
                                      <w:rPr>
                                        <w:rFonts w:asciiTheme="majorBidi" w:hAnsiTheme="majorBidi" w:cstheme="majorBidi"/>
                                        <w:color w:val="222222"/>
                                        <w:shd w:val="clear" w:color="auto" w:fill="FFFFFF"/>
                                      </w:rPr>
                                      <w:t xml:space="preserve">differential expressions analysis at all other tested temperatures </w:t>
                                    </w:r>
                                    <w:r w:rsidRPr="007D7358">
                                      <w:rPr>
                                        <w:rFonts w:asciiTheme="majorBidi" w:hAnsiTheme="majorBidi" w:cstheme="majorBidi"/>
                                      </w:rPr>
                                      <w:t>(22-30°C)</w:t>
                                    </w:r>
                                    <w:r w:rsidRPr="007D7358">
                                      <w:rPr>
                                        <w:rFonts w:asciiTheme="majorBidi" w:hAnsiTheme="majorBidi" w:cstheme="majorBidi"/>
                                        <w:color w:val="222222"/>
                                        <w:shd w:val="clear" w:color="auto" w:fill="FFFFFF"/>
                                      </w:rPr>
                                      <w:t>.</w:t>
                                    </w:r>
                                  </w:p>
                                  <w:p w14:paraId="14F14223" w14:textId="77777777" w:rsidR="008521B2" w:rsidRDefault="008521B2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</wp:anchor>
                    </w:drawing>
                  </mc:Choice>
                  <mc:Fallback>
                    <w:pict>
                      <v:shapetype w14:anchorId="7B42AC6B"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7" o:spid="_x0000_s1026" type="#_x0000_t202" style="position:absolute;margin-left:1.35pt;margin-top:-83.4pt;width:547.45pt;height:62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" fillcolor="white [3201]" stroked="f" strokeweight=".5pt">
                        <v:textbox>
                          <w:txbxContent>
                            <w:p w14:paraId="794448ED" w14:textId="77777777" w:rsidR="008521B2" w:rsidRDefault="008521B2" w:rsidP="008521B2">
                              <w:pPr>
                                <w:spacing w:line="480" w:lineRule="auto"/>
                                <w:jc w:val="both"/>
                                <w:rPr>
                                  <w:rFonts w:asciiTheme="majorBidi" w:hAnsiTheme="majorBidi" w:cstheme="majorBidi"/>
                                  <w:color w:val="222222"/>
                                  <w:shd w:val="clear" w:color="auto" w:fill="FFFFFF"/>
                                </w:rPr>
                              </w:pPr>
                              <w:r w:rsidRPr="007D7358">
                                <w:rPr>
                                  <w:rFonts w:asciiTheme="majorBidi" w:hAnsiTheme="majorBidi" w:cstheme="majorBidi"/>
                                  <w:b/>
                                </w:rPr>
                                <w:t>Table S1:</w:t>
                              </w:r>
                              <w:r w:rsidRPr="007D7358">
                                <w:rPr>
                                  <w:rFonts w:asciiTheme="majorBidi" w:hAnsiTheme="majorBidi" w:cstheme="majorBidi"/>
                                </w:rPr>
                                <w:t xml:space="preserve"> Differentially expressed genes of </w:t>
                              </w:r>
                              <w:r w:rsidRPr="007D7358">
                                <w:rPr>
                                  <w:rFonts w:asciiTheme="majorBidi" w:hAnsiTheme="majorBidi" w:cstheme="majorBidi"/>
                                  <w:i/>
                                </w:rPr>
                                <w:t>Prochlorococcus</w:t>
                              </w:r>
                              <w:r w:rsidRPr="007D7358">
                                <w:rPr>
                                  <w:rFonts w:asciiTheme="majorBidi" w:hAnsiTheme="majorBidi" w:cstheme="majorBidi"/>
                                </w:rPr>
                                <w:t xml:space="preserve"> RSP50, using transcriptomic data at 28˚C as a control for the </w:t>
                              </w:r>
                              <w:r w:rsidRPr="007D7358">
                                <w:rPr>
                                  <w:rFonts w:asciiTheme="majorBidi" w:hAnsiTheme="majorBidi" w:cstheme="majorBidi"/>
                                  <w:color w:val="222222"/>
                                  <w:shd w:val="clear" w:color="auto" w:fill="FFFFFF"/>
                                </w:rPr>
                                <w:t xml:space="preserve">differential expressions analysis at all other tested temperatures </w:t>
                              </w:r>
                              <w:r w:rsidRPr="007D7358">
                                <w:rPr>
                                  <w:rFonts w:asciiTheme="majorBidi" w:hAnsiTheme="majorBidi" w:cstheme="majorBidi"/>
                                </w:rPr>
                                <w:t>(22-30°C)</w:t>
                              </w:r>
                              <w:r w:rsidRPr="007D7358">
                                <w:rPr>
                                  <w:rFonts w:asciiTheme="majorBidi" w:hAnsiTheme="majorBidi" w:cstheme="majorBidi"/>
                                  <w:color w:val="222222"/>
                                  <w:shd w:val="clear" w:color="auto" w:fill="FFFFFF"/>
                                </w:rPr>
                                <w:t>.</w:t>
                              </w:r>
                            </w:p>
                            <w:p w14:paraId="14F14223" w14:textId="77777777" w:rsidR="008521B2" w:rsidRDefault="008521B2"/>
                          </w:txbxContent>
                        </v:textbox>
                      </v:shape>
                    </w:pict>
                  </mc:Fallback>
                </mc:AlternateContent>
              </w:r>
            </w:ins>
            <w:r w:rsidR="00CD31C3" w:rsidRPr="003630E5">
              <w:rPr>
                <w:rFonts w:asciiTheme="majorBidi" w:eastAsia="Times New Roman" w:hAnsiTheme="majorBidi" w:cstheme="majorBidi"/>
                <w:b/>
                <w:color w:val="000000"/>
                <w:sz w:val="16"/>
                <w:szCs w:val="16"/>
              </w:rPr>
              <w:t>Gene ID</w:t>
            </w:r>
          </w:p>
          <w:p w14:paraId="2A1B1B1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b/>
                <w:color w:val="000000"/>
                <w:sz w:val="16"/>
                <w:szCs w:val="16"/>
              </w:rPr>
            </w:pPr>
          </w:p>
        </w:tc>
        <w:tc>
          <w:tcPr>
            <w:tcW w:w="2125" w:type="dxa"/>
            <w:vAlign w:val="bottom"/>
          </w:tcPr>
          <w:p w14:paraId="6CEA0AF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b/>
                <w:color w:val="000000"/>
                <w:sz w:val="16"/>
                <w:szCs w:val="16"/>
              </w:rPr>
              <w:t>Annotation</w:t>
            </w:r>
          </w:p>
          <w:p w14:paraId="69B414A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16"/>
                <w:szCs w:val="16"/>
              </w:rPr>
            </w:pPr>
          </w:p>
        </w:tc>
        <w:tc>
          <w:tcPr>
            <w:tcW w:w="1096" w:type="dxa"/>
            <w:vAlign w:val="bottom"/>
          </w:tcPr>
          <w:p w14:paraId="3C8A146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b/>
                <w:color w:val="000000"/>
                <w:sz w:val="16"/>
                <w:szCs w:val="16"/>
              </w:rPr>
              <w:t>log2</w:t>
            </w:r>
          </w:p>
          <w:p w14:paraId="183E82C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16"/>
                <w:szCs w:val="16"/>
              </w:rPr>
            </w:pPr>
            <w:proofErr w:type="spellStart"/>
            <w:r w:rsidRPr="003630E5">
              <w:rPr>
                <w:rFonts w:asciiTheme="majorBidi" w:eastAsia="Times New Roman" w:hAnsiTheme="majorBidi" w:cstheme="majorBidi"/>
                <w:b/>
                <w:color w:val="000000"/>
                <w:sz w:val="16"/>
                <w:szCs w:val="16"/>
              </w:rPr>
              <w:t>FoldChange</w:t>
            </w:r>
            <w:proofErr w:type="spellEnd"/>
          </w:p>
          <w:p w14:paraId="312CA6D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16"/>
                <w:szCs w:val="16"/>
              </w:rPr>
            </w:pPr>
          </w:p>
        </w:tc>
        <w:tc>
          <w:tcPr>
            <w:tcW w:w="974" w:type="dxa"/>
            <w:vAlign w:val="bottom"/>
          </w:tcPr>
          <w:p w14:paraId="1909AB6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b/>
                <w:i/>
                <w:iCs/>
                <w:color w:val="000000"/>
                <w:sz w:val="16"/>
                <w:szCs w:val="16"/>
              </w:rPr>
              <w:t>p</w:t>
            </w:r>
            <w:r w:rsidRPr="003630E5">
              <w:rPr>
                <w:rFonts w:asciiTheme="majorBidi" w:eastAsia="Times New Roman" w:hAnsiTheme="majorBidi" w:cstheme="majorBidi"/>
                <w:b/>
                <w:color w:val="000000"/>
                <w:sz w:val="16"/>
                <w:szCs w:val="16"/>
              </w:rPr>
              <w:t>-value</w:t>
            </w:r>
          </w:p>
          <w:p w14:paraId="2301365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vAlign w:val="bottom"/>
          </w:tcPr>
          <w:p w14:paraId="008F13C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16"/>
                <w:szCs w:val="16"/>
              </w:rPr>
            </w:pPr>
            <w:proofErr w:type="spellStart"/>
            <w:r w:rsidRPr="003630E5">
              <w:rPr>
                <w:rFonts w:asciiTheme="majorBidi" w:eastAsia="Times New Roman" w:hAnsiTheme="majorBidi" w:cstheme="majorBidi"/>
                <w:b/>
                <w:color w:val="000000"/>
                <w:sz w:val="16"/>
                <w:szCs w:val="16"/>
              </w:rPr>
              <w:t>Padj</w:t>
            </w:r>
            <w:proofErr w:type="spellEnd"/>
          </w:p>
          <w:p w14:paraId="0BF6A78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16"/>
                <w:szCs w:val="16"/>
              </w:rPr>
            </w:pPr>
          </w:p>
        </w:tc>
        <w:tc>
          <w:tcPr>
            <w:tcW w:w="3740" w:type="dxa"/>
            <w:vAlign w:val="bottom"/>
          </w:tcPr>
          <w:p w14:paraId="10852DD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b/>
                <w:color w:val="000000"/>
                <w:sz w:val="16"/>
                <w:szCs w:val="16"/>
              </w:rPr>
              <w:t>KEGG Pathway</w:t>
            </w:r>
          </w:p>
          <w:p w14:paraId="603CBA5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vAlign w:val="bottom"/>
          </w:tcPr>
          <w:p w14:paraId="14C51E9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b/>
                <w:color w:val="000000"/>
                <w:sz w:val="16"/>
                <w:szCs w:val="16"/>
              </w:rPr>
              <w:t>Temperature (˚C)</w:t>
            </w:r>
          </w:p>
          <w:p w14:paraId="69326E0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16"/>
                <w:szCs w:val="16"/>
              </w:rPr>
            </w:pPr>
          </w:p>
        </w:tc>
      </w:tr>
      <w:tr w:rsidR="008521B2" w:rsidRPr="003630E5" w14:paraId="2E187F8E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3F771EC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BSR22_00004</w:t>
            </w:r>
          </w:p>
        </w:tc>
        <w:tc>
          <w:tcPr>
            <w:tcW w:w="2125" w:type="dxa"/>
            <w:noWrap/>
            <w:hideMark/>
          </w:tcPr>
          <w:p w14:paraId="57E46E5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7168F1D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-4.7</w:t>
            </w:r>
          </w:p>
        </w:tc>
        <w:tc>
          <w:tcPr>
            <w:tcW w:w="974" w:type="dxa"/>
            <w:noWrap/>
            <w:hideMark/>
          </w:tcPr>
          <w:p w14:paraId="6212ABD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0.0000389</w:t>
            </w:r>
          </w:p>
        </w:tc>
        <w:tc>
          <w:tcPr>
            <w:tcW w:w="1276" w:type="dxa"/>
            <w:noWrap/>
            <w:hideMark/>
          </w:tcPr>
          <w:p w14:paraId="0156E56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0.000168856</w:t>
            </w:r>
          </w:p>
        </w:tc>
        <w:tc>
          <w:tcPr>
            <w:tcW w:w="3740" w:type="dxa"/>
            <w:noWrap/>
            <w:hideMark/>
          </w:tcPr>
          <w:p w14:paraId="7DAC07F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4BB9B31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0B2AB1D6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7CE22A4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BSR22_00382</w:t>
            </w:r>
          </w:p>
        </w:tc>
        <w:tc>
          <w:tcPr>
            <w:tcW w:w="2125" w:type="dxa"/>
            <w:noWrap/>
            <w:hideMark/>
          </w:tcPr>
          <w:p w14:paraId="0B7CA86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485563B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-4.5</w:t>
            </w:r>
          </w:p>
        </w:tc>
        <w:tc>
          <w:tcPr>
            <w:tcW w:w="974" w:type="dxa"/>
            <w:noWrap/>
            <w:hideMark/>
          </w:tcPr>
          <w:p w14:paraId="0EDE42D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0.000188254</w:t>
            </w:r>
          </w:p>
        </w:tc>
        <w:tc>
          <w:tcPr>
            <w:tcW w:w="1276" w:type="dxa"/>
            <w:noWrap/>
            <w:hideMark/>
          </w:tcPr>
          <w:p w14:paraId="7FB6D4C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0.000679642</w:t>
            </w:r>
          </w:p>
        </w:tc>
        <w:tc>
          <w:tcPr>
            <w:tcW w:w="3740" w:type="dxa"/>
            <w:noWrap/>
            <w:hideMark/>
          </w:tcPr>
          <w:p w14:paraId="240E73C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597C288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25AE0A24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7FF5117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BSR22_02114</w:t>
            </w:r>
          </w:p>
        </w:tc>
        <w:tc>
          <w:tcPr>
            <w:tcW w:w="2125" w:type="dxa"/>
            <w:noWrap/>
            <w:hideMark/>
          </w:tcPr>
          <w:p w14:paraId="77AC014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1CBB0FF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-3.8</w:t>
            </w:r>
          </w:p>
        </w:tc>
        <w:tc>
          <w:tcPr>
            <w:tcW w:w="974" w:type="dxa"/>
            <w:noWrap/>
            <w:hideMark/>
          </w:tcPr>
          <w:p w14:paraId="4F5F34B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2.61E-10</w:t>
            </w:r>
          </w:p>
        </w:tc>
        <w:tc>
          <w:tcPr>
            <w:tcW w:w="1276" w:type="dxa"/>
            <w:noWrap/>
            <w:hideMark/>
          </w:tcPr>
          <w:p w14:paraId="12772C9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3.21E-09</w:t>
            </w:r>
          </w:p>
        </w:tc>
        <w:tc>
          <w:tcPr>
            <w:tcW w:w="3740" w:type="dxa"/>
            <w:noWrap/>
            <w:hideMark/>
          </w:tcPr>
          <w:p w14:paraId="00F6BFA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15241E6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53593375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20C7CE1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BSR22_01973</w:t>
            </w:r>
          </w:p>
        </w:tc>
        <w:tc>
          <w:tcPr>
            <w:tcW w:w="2125" w:type="dxa"/>
            <w:noWrap/>
            <w:hideMark/>
          </w:tcPr>
          <w:p w14:paraId="2C39799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33F99CE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-3.4</w:t>
            </w:r>
          </w:p>
        </w:tc>
        <w:tc>
          <w:tcPr>
            <w:tcW w:w="974" w:type="dxa"/>
            <w:noWrap/>
            <w:hideMark/>
          </w:tcPr>
          <w:p w14:paraId="0A046D3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7.24E-11</w:t>
            </w:r>
          </w:p>
        </w:tc>
        <w:tc>
          <w:tcPr>
            <w:tcW w:w="1276" w:type="dxa"/>
            <w:noWrap/>
            <w:hideMark/>
          </w:tcPr>
          <w:p w14:paraId="66DDE64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9.76E-10</w:t>
            </w:r>
          </w:p>
        </w:tc>
        <w:tc>
          <w:tcPr>
            <w:tcW w:w="3740" w:type="dxa"/>
            <w:noWrap/>
            <w:hideMark/>
          </w:tcPr>
          <w:p w14:paraId="69D7079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794B286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73ADB4A2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2017F31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BSR22_00384</w:t>
            </w:r>
          </w:p>
        </w:tc>
        <w:tc>
          <w:tcPr>
            <w:tcW w:w="2125" w:type="dxa"/>
            <w:noWrap/>
            <w:hideMark/>
          </w:tcPr>
          <w:p w14:paraId="51D555D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004A80C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-3.4</w:t>
            </w:r>
          </w:p>
        </w:tc>
        <w:tc>
          <w:tcPr>
            <w:tcW w:w="974" w:type="dxa"/>
            <w:noWrap/>
            <w:hideMark/>
          </w:tcPr>
          <w:p w14:paraId="453A44A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2.48E-22</w:t>
            </w:r>
          </w:p>
        </w:tc>
        <w:tc>
          <w:tcPr>
            <w:tcW w:w="1276" w:type="dxa"/>
            <w:noWrap/>
            <w:hideMark/>
          </w:tcPr>
          <w:p w14:paraId="6769958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1.57E-20</w:t>
            </w:r>
          </w:p>
        </w:tc>
        <w:tc>
          <w:tcPr>
            <w:tcW w:w="3740" w:type="dxa"/>
            <w:noWrap/>
            <w:hideMark/>
          </w:tcPr>
          <w:p w14:paraId="5899A3B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1929CD1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5BFA57B4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69F79D6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BSR22_00330</w:t>
            </w:r>
          </w:p>
        </w:tc>
        <w:tc>
          <w:tcPr>
            <w:tcW w:w="2125" w:type="dxa"/>
            <w:noWrap/>
            <w:hideMark/>
          </w:tcPr>
          <w:p w14:paraId="5B5EE15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61F8C8A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-3.3</w:t>
            </w:r>
          </w:p>
        </w:tc>
        <w:tc>
          <w:tcPr>
            <w:tcW w:w="974" w:type="dxa"/>
            <w:noWrap/>
            <w:hideMark/>
          </w:tcPr>
          <w:p w14:paraId="2035E7D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0.000000518</w:t>
            </w:r>
          </w:p>
        </w:tc>
        <w:tc>
          <w:tcPr>
            <w:tcW w:w="1276" w:type="dxa"/>
            <w:noWrap/>
            <w:hideMark/>
          </w:tcPr>
          <w:p w14:paraId="4F0CCA2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0.00000338</w:t>
            </w:r>
          </w:p>
        </w:tc>
        <w:tc>
          <w:tcPr>
            <w:tcW w:w="3740" w:type="dxa"/>
            <w:noWrap/>
            <w:hideMark/>
          </w:tcPr>
          <w:p w14:paraId="38B4DF5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0DE9C36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730B0053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2E0375F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BSR22_01755</w:t>
            </w:r>
          </w:p>
        </w:tc>
        <w:tc>
          <w:tcPr>
            <w:tcW w:w="2125" w:type="dxa"/>
            <w:noWrap/>
            <w:hideMark/>
          </w:tcPr>
          <w:p w14:paraId="55D0B1C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424142F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-3.3</w:t>
            </w:r>
          </w:p>
        </w:tc>
        <w:tc>
          <w:tcPr>
            <w:tcW w:w="974" w:type="dxa"/>
            <w:noWrap/>
            <w:hideMark/>
          </w:tcPr>
          <w:p w14:paraId="5CB1BFA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0.015683176</w:t>
            </w:r>
          </w:p>
        </w:tc>
        <w:tc>
          <w:tcPr>
            <w:tcW w:w="1276" w:type="dxa"/>
            <w:noWrap/>
            <w:hideMark/>
          </w:tcPr>
          <w:p w14:paraId="2A11B0E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0.033540808</w:t>
            </w:r>
          </w:p>
        </w:tc>
        <w:tc>
          <w:tcPr>
            <w:tcW w:w="3740" w:type="dxa"/>
            <w:noWrap/>
            <w:hideMark/>
          </w:tcPr>
          <w:p w14:paraId="03BB40F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41B90BE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13AEB9B5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081854B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BSR22_01698</w:t>
            </w:r>
          </w:p>
        </w:tc>
        <w:tc>
          <w:tcPr>
            <w:tcW w:w="2125" w:type="dxa"/>
            <w:noWrap/>
            <w:hideMark/>
          </w:tcPr>
          <w:p w14:paraId="2876749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Possible ABC transporter component ATP-binding domain-containing protein </w:t>
            </w:r>
          </w:p>
        </w:tc>
        <w:tc>
          <w:tcPr>
            <w:tcW w:w="1096" w:type="dxa"/>
            <w:noWrap/>
            <w:hideMark/>
          </w:tcPr>
          <w:p w14:paraId="6364116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-3.3</w:t>
            </w:r>
          </w:p>
        </w:tc>
        <w:tc>
          <w:tcPr>
            <w:tcW w:w="974" w:type="dxa"/>
            <w:noWrap/>
            <w:hideMark/>
          </w:tcPr>
          <w:p w14:paraId="10FCBE5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9.99E-09</w:t>
            </w:r>
          </w:p>
        </w:tc>
        <w:tc>
          <w:tcPr>
            <w:tcW w:w="1276" w:type="dxa"/>
            <w:noWrap/>
            <w:hideMark/>
          </w:tcPr>
          <w:p w14:paraId="4B1ED73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9.44E-08</w:t>
            </w:r>
          </w:p>
        </w:tc>
        <w:tc>
          <w:tcPr>
            <w:tcW w:w="3740" w:type="dxa"/>
            <w:noWrap/>
            <w:hideMark/>
          </w:tcPr>
          <w:p w14:paraId="79340B8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Environmental information processing/Membrane transport/ABC transporters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5CAA7DF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02A81289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311713D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BSR22_01520</w:t>
            </w:r>
          </w:p>
        </w:tc>
        <w:tc>
          <w:tcPr>
            <w:tcW w:w="2125" w:type="dxa"/>
            <w:noWrap/>
            <w:hideMark/>
          </w:tcPr>
          <w:p w14:paraId="5D611D0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71A4AF4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-3.2</w:t>
            </w:r>
          </w:p>
        </w:tc>
        <w:tc>
          <w:tcPr>
            <w:tcW w:w="974" w:type="dxa"/>
            <w:noWrap/>
            <w:hideMark/>
          </w:tcPr>
          <w:p w14:paraId="55E40C2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0.0000291</w:t>
            </w:r>
          </w:p>
        </w:tc>
        <w:tc>
          <w:tcPr>
            <w:tcW w:w="1276" w:type="dxa"/>
            <w:noWrap/>
            <w:hideMark/>
          </w:tcPr>
          <w:p w14:paraId="28B42A2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0.000130047</w:t>
            </w:r>
          </w:p>
        </w:tc>
        <w:tc>
          <w:tcPr>
            <w:tcW w:w="3740" w:type="dxa"/>
            <w:noWrap/>
            <w:hideMark/>
          </w:tcPr>
          <w:p w14:paraId="22C149F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6C4087D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2A3D349D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04DBB39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BSR22_01564</w:t>
            </w:r>
          </w:p>
        </w:tc>
        <w:tc>
          <w:tcPr>
            <w:tcW w:w="2125" w:type="dxa"/>
            <w:noWrap/>
            <w:hideMark/>
          </w:tcPr>
          <w:p w14:paraId="7B84721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2319672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-3.1</w:t>
            </w:r>
          </w:p>
        </w:tc>
        <w:tc>
          <w:tcPr>
            <w:tcW w:w="974" w:type="dxa"/>
            <w:noWrap/>
            <w:hideMark/>
          </w:tcPr>
          <w:p w14:paraId="20967A6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0.008086619</w:t>
            </w:r>
          </w:p>
        </w:tc>
        <w:tc>
          <w:tcPr>
            <w:tcW w:w="1276" w:type="dxa"/>
            <w:noWrap/>
            <w:hideMark/>
          </w:tcPr>
          <w:p w14:paraId="47E3000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0.019331447</w:t>
            </w:r>
          </w:p>
        </w:tc>
        <w:tc>
          <w:tcPr>
            <w:tcW w:w="3740" w:type="dxa"/>
            <w:noWrap/>
            <w:hideMark/>
          </w:tcPr>
          <w:p w14:paraId="6A8536B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139084A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404B345B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091824E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BSR22_01981</w:t>
            </w:r>
          </w:p>
        </w:tc>
        <w:tc>
          <w:tcPr>
            <w:tcW w:w="2125" w:type="dxa"/>
            <w:noWrap/>
            <w:hideMark/>
          </w:tcPr>
          <w:p w14:paraId="7E4BAE4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3869617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-3.1</w:t>
            </w:r>
          </w:p>
        </w:tc>
        <w:tc>
          <w:tcPr>
            <w:tcW w:w="974" w:type="dxa"/>
            <w:noWrap/>
            <w:hideMark/>
          </w:tcPr>
          <w:p w14:paraId="3DCBCD8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1.31E-09</w:t>
            </w:r>
          </w:p>
        </w:tc>
        <w:tc>
          <w:tcPr>
            <w:tcW w:w="1276" w:type="dxa"/>
            <w:noWrap/>
            <w:hideMark/>
          </w:tcPr>
          <w:p w14:paraId="4E992EC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1.49E-08</w:t>
            </w:r>
          </w:p>
        </w:tc>
        <w:tc>
          <w:tcPr>
            <w:tcW w:w="3740" w:type="dxa"/>
            <w:noWrap/>
            <w:hideMark/>
          </w:tcPr>
          <w:p w14:paraId="65A3731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4A83E09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34169E41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20244F7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BSR22_00119</w:t>
            </w:r>
          </w:p>
        </w:tc>
        <w:tc>
          <w:tcPr>
            <w:tcW w:w="2125" w:type="dxa"/>
            <w:noWrap/>
            <w:hideMark/>
          </w:tcPr>
          <w:p w14:paraId="2C08675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Chlorophyll a-b binding light harvesting protein </w:t>
            </w: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PcbD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096" w:type="dxa"/>
            <w:noWrap/>
            <w:hideMark/>
          </w:tcPr>
          <w:p w14:paraId="59720EE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-3</w:t>
            </w:r>
          </w:p>
        </w:tc>
        <w:tc>
          <w:tcPr>
            <w:tcW w:w="974" w:type="dxa"/>
            <w:noWrap/>
            <w:hideMark/>
          </w:tcPr>
          <w:p w14:paraId="07B3D0D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5.11E-09</w:t>
            </w:r>
          </w:p>
        </w:tc>
        <w:tc>
          <w:tcPr>
            <w:tcW w:w="1276" w:type="dxa"/>
            <w:noWrap/>
            <w:hideMark/>
          </w:tcPr>
          <w:p w14:paraId="185FEF7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5.18E-08</w:t>
            </w:r>
          </w:p>
        </w:tc>
        <w:tc>
          <w:tcPr>
            <w:tcW w:w="3740" w:type="dxa"/>
            <w:noWrap/>
            <w:hideMark/>
          </w:tcPr>
          <w:p w14:paraId="3373ACB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Energy metabolism/Photosynthesis/Photosynthetic electron transport/Collecting and transferring light energy to photosystems II and I</w:t>
            </w:r>
          </w:p>
          <w:p w14:paraId="77B67AB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2E8EB73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6D523E40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62C1FA1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BSR22_00383</w:t>
            </w:r>
          </w:p>
        </w:tc>
        <w:tc>
          <w:tcPr>
            <w:tcW w:w="2125" w:type="dxa"/>
            <w:noWrap/>
            <w:hideMark/>
          </w:tcPr>
          <w:p w14:paraId="46A3C2A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136E93E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-3</w:t>
            </w:r>
          </w:p>
        </w:tc>
        <w:tc>
          <w:tcPr>
            <w:tcW w:w="974" w:type="dxa"/>
            <w:noWrap/>
            <w:hideMark/>
          </w:tcPr>
          <w:p w14:paraId="142BB5B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1.83E-18</w:t>
            </w:r>
          </w:p>
        </w:tc>
        <w:tc>
          <w:tcPr>
            <w:tcW w:w="1276" w:type="dxa"/>
            <w:noWrap/>
            <w:hideMark/>
          </w:tcPr>
          <w:p w14:paraId="6BE80AC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7.03E-17</w:t>
            </w:r>
          </w:p>
        </w:tc>
        <w:tc>
          <w:tcPr>
            <w:tcW w:w="3740" w:type="dxa"/>
            <w:noWrap/>
            <w:hideMark/>
          </w:tcPr>
          <w:p w14:paraId="3FF3069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695141B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682226AE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072B0F5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BSR22_00331</w:t>
            </w:r>
          </w:p>
        </w:tc>
        <w:tc>
          <w:tcPr>
            <w:tcW w:w="2125" w:type="dxa"/>
            <w:noWrap/>
            <w:hideMark/>
          </w:tcPr>
          <w:p w14:paraId="19F9553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0D466D6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-3</w:t>
            </w:r>
          </w:p>
        </w:tc>
        <w:tc>
          <w:tcPr>
            <w:tcW w:w="974" w:type="dxa"/>
            <w:noWrap/>
            <w:hideMark/>
          </w:tcPr>
          <w:p w14:paraId="61DEF2A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3.33E-09</w:t>
            </w:r>
          </w:p>
        </w:tc>
        <w:tc>
          <w:tcPr>
            <w:tcW w:w="1276" w:type="dxa"/>
            <w:noWrap/>
            <w:hideMark/>
          </w:tcPr>
          <w:p w14:paraId="410F2D3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3.47E-08</w:t>
            </w:r>
          </w:p>
        </w:tc>
        <w:tc>
          <w:tcPr>
            <w:tcW w:w="3740" w:type="dxa"/>
            <w:noWrap/>
            <w:hideMark/>
          </w:tcPr>
          <w:p w14:paraId="7E471E5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09644E7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36DFDB0F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0132D50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BSR22_01567</w:t>
            </w:r>
          </w:p>
        </w:tc>
        <w:tc>
          <w:tcPr>
            <w:tcW w:w="2125" w:type="dxa"/>
            <w:noWrap/>
            <w:hideMark/>
          </w:tcPr>
          <w:p w14:paraId="1624268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03E68B2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-2.8</w:t>
            </w:r>
          </w:p>
        </w:tc>
        <w:tc>
          <w:tcPr>
            <w:tcW w:w="974" w:type="dxa"/>
            <w:noWrap/>
            <w:hideMark/>
          </w:tcPr>
          <w:p w14:paraId="3E74CCB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0.020575768</w:t>
            </w:r>
          </w:p>
        </w:tc>
        <w:tc>
          <w:tcPr>
            <w:tcW w:w="1276" w:type="dxa"/>
            <w:noWrap/>
            <w:hideMark/>
          </w:tcPr>
          <w:p w14:paraId="21DE688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0.042447647</w:t>
            </w:r>
          </w:p>
        </w:tc>
        <w:tc>
          <w:tcPr>
            <w:tcW w:w="3740" w:type="dxa"/>
            <w:noWrap/>
            <w:hideMark/>
          </w:tcPr>
          <w:p w14:paraId="6C5BDAC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1AE3F94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48363BE9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44E3B15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BSR22_01599</w:t>
            </w:r>
          </w:p>
        </w:tc>
        <w:tc>
          <w:tcPr>
            <w:tcW w:w="2125" w:type="dxa"/>
            <w:noWrap/>
            <w:hideMark/>
          </w:tcPr>
          <w:p w14:paraId="6E17C0E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Multidrug efflux transporter </w:t>
            </w:r>
          </w:p>
        </w:tc>
        <w:tc>
          <w:tcPr>
            <w:tcW w:w="1096" w:type="dxa"/>
            <w:noWrap/>
            <w:hideMark/>
          </w:tcPr>
          <w:p w14:paraId="20505DB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-2.8</w:t>
            </w:r>
          </w:p>
        </w:tc>
        <w:tc>
          <w:tcPr>
            <w:tcW w:w="974" w:type="dxa"/>
            <w:noWrap/>
            <w:hideMark/>
          </w:tcPr>
          <w:p w14:paraId="46293DB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6.09E-26</w:t>
            </w:r>
          </w:p>
        </w:tc>
        <w:tc>
          <w:tcPr>
            <w:tcW w:w="1276" w:type="dxa"/>
            <w:noWrap/>
            <w:hideMark/>
          </w:tcPr>
          <w:p w14:paraId="3732048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6.99E-24</w:t>
            </w:r>
          </w:p>
        </w:tc>
        <w:tc>
          <w:tcPr>
            <w:tcW w:w="3740" w:type="dxa"/>
            <w:noWrap/>
            <w:hideMark/>
          </w:tcPr>
          <w:p w14:paraId="14E38CF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Transmembrane transporter activity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78A40A9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2B3C7B8D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63A52E6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BSR22_00687</w:t>
            </w:r>
          </w:p>
        </w:tc>
        <w:tc>
          <w:tcPr>
            <w:tcW w:w="2125" w:type="dxa"/>
            <w:noWrap/>
            <w:hideMark/>
          </w:tcPr>
          <w:p w14:paraId="52F1768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Putative uncharacterized protein </w:t>
            </w:r>
          </w:p>
        </w:tc>
        <w:tc>
          <w:tcPr>
            <w:tcW w:w="1096" w:type="dxa"/>
            <w:noWrap/>
            <w:hideMark/>
          </w:tcPr>
          <w:p w14:paraId="145C64A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-2.7</w:t>
            </w:r>
          </w:p>
        </w:tc>
        <w:tc>
          <w:tcPr>
            <w:tcW w:w="974" w:type="dxa"/>
            <w:noWrap/>
            <w:hideMark/>
          </w:tcPr>
          <w:p w14:paraId="378ECF3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0.001311862</w:t>
            </w:r>
          </w:p>
        </w:tc>
        <w:tc>
          <w:tcPr>
            <w:tcW w:w="1276" w:type="dxa"/>
            <w:noWrap/>
            <w:hideMark/>
          </w:tcPr>
          <w:p w14:paraId="7CB105D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0.003861885</w:t>
            </w:r>
          </w:p>
        </w:tc>
        <w:tc>
          <w:tcPr>
            <w:tcW w:w="3740" w:type="dxa"/>
            <w:noWrap/>
            <w:hideMark/>
          </w:tcPr>
          <w:p w14:paraId="2E39E92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7EB2C50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32086179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4A5C8F1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BSR22_01167</w:t>
            </w:r>
          </w:p>
        </w:tc>
        <w:tc>
          <w:tcPr>
            <w:tcW w:w="2125" w:type="dxa"/>
            <w:noWrap/>
            <w:hideMark/>
          </w:tcPr>
          <w:p w14:paraId="5BEA280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Putative TIR domain </w:t>
            </w:r>
          </w:p>
        </w:tc>
        <w:tc>
          <w:tcPr>
            <w:tcW w:w="1096" w:type="dxa"/>
            <w:noWrap/>
            <w:hideMark/>
          </w:tcPr>
          <w:p w14:paraId="410EFAC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-2.5</w:t>
            </w:r>
          </w:p>
        </w:tc>
        <w:tc>
          <w:tcPr>
            <w:tcW w:w="974" w:type="dxa"/>
            <w:noWrap/>
            <w:hideMark/>
          </w:tcPr>
          <w:p w14:paraId="76B844E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0.001338599</w:t>
            </w:r>
          </w:p>
        </w:tc>
        <w:tc>
          <w:tcPr>
            <w:tcW w:w="1276" w:type="dxa"/>
            <w:noWrap/>
            <w:hideMark/>
          </w:tcPr>
          <w:p w14:paraId="1638B8E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0.003934281</w:t>
            </w:r>
          </w:p>
        </w:tc>
        <w:tc>
          <w:tcPr>
            <w:tcW w:w="3740" w:type="dxa"/>
            <w:noWrap/>
            <w:hideMark/>
          </w:tcPr>
          <w:p w14:paraId="191B0F9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Environmental Information Processing/Signal transduction/Toll-like receptor signaling pathway</w:t>
            </w:r>
          </w:p>
          <w:p w14:paraId="3E314C1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04404E4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4D5DDABB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06902AB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BSR22_01173</w:t>
            </w:r>
          </w:p>
        </w:tc>
        <w:tc>
          <w:tcPr>
            <w:tcW w:w="2125" w:type="dxa"/>
            <w:noWrap/>
            <w:hideMark/>
          </w:tcPr>
          <w:p w14:paraId="63C3541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Proline </w:t>
            </w: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iminopeptidase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096" w:type="dxa"/>
            <w:noWrap/>
            <w:hideMark/>
          </w:tcPr>
          <w:p w14:paraId="577DFD9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-2.5</w:t>
            </w:r>
          </w:p>
        </w:tc>
        <w:tc>
          <w:tcPr>
            <w:tcW w:w="974" w:type="dxa"/>
            <w:noWrap/>
            <w:hideMark/>
          </w:tcPr>
          <w:p w14:paraId="1776D17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1.58E-24</w:t>
            </w:r>
          </w:p>
        </w:tc>
        <w:tc>
          <w:tcPr>
            <w:tcW w:w="1276" w:type="dxa"/>
            <w:noWrap/>
            <w:hideMark/>
          </w:tcPr>
          <w:p w14:paraId="444E97E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1.45E-22</w:t>
            </w:r>
          </w:p>
        </w:tc>
        <w:tc>
          <w:tcPr>
            <w:tcW w:w="3740" w:type="dxa"/>
            <w:noWrap/>
            <w:hideMark/>
          </w:tcPr>
          <w:p w14:paraId="1625377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Amino acid metabolism/Arginine and proline metabolism/proline </w:t>
            </w: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iminopeptidase</w:t>
            </w:r>
            <w:proofErr w:type="spellEnd"/>
          </w:p>
          <w:p w14:paraId="2CCD372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57C8CC9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686DCACC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249D06E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BSR22_00029</w:t>
            </w:r>
          </w:p>
        </w:tc>
        <w:tc>
          <w:tcPr>
            <w:tcW w:w="2125" w:type="dxa"/>
            <w:noWrap/>
            <w:hideMark/>
          </w:tcPr>
          <w:p w14:paraId="371EDD5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361EB53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-2.5</w:t>
            </w:r>
          </w:p>
        </w:tc>
        <w:tc>
          <w:tcPr>
            <w:tcW w:w="974" w:type="dxa"/>
            <w:noWrap/>
            <w:hideMark/>
          </w:tcPr>
          <w:p w14:paraId="5319D71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0.040041327</w:t>
            </w:r>
          </w:p>
        </w:tc>
        <w:tc>
          <w:tcPr>
            <w:tcW w:w="1276" w:type="dxa"/>
            <w:noWrap/>
            <w:hideMark/>
          </w:tcPr>
          <w:p w14:paraId="215C7ED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0.075118025</w:t>
            </w:r>
          </w:p>
        </w:tc>
        <w:tc>
          <w:tcPr>
            <w:tcW w:w="3740" w:type="dxa"/>
            <w:noWrap/>
            <w:hideMark/>
          </w:tcPr>
          <w:p w14:paraId="747AEBD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2AB7CE3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2F0B0EBB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5709D94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BSR22_01972</w:t>
            </w:r>
          </w:p>
        </w:tc>
        <w:tc>
          <w:tcPr>
            <w:tcW w:w="2125" w:type="dxa"/>
            <w:noWrap/>
            <w:hideMark/>
          </w:tcPr>
          <w:p w14:paraId="2FE0C16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5C691D2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-2.4</w:t>
            </w:r>
          </w:p>
        </w:tc>
        <w:tc>
          <w:tcPr>
            <w:tcW w:w="974" w:type="dxa"/>
            <w:noWrap/>
            <w:hideMark/>
          </w:tcPr>
          <w:p w14:paraId="479067F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6.95E-11</w:t>
            </w:r>
          </w:p>
        </w:tc>
        <w:tc>
          <w:tcPr>
            <w:tcW w:w="1276" w:type="dxa"/>
            <w:noWrap/>
            <w:hideMark/>
          </w:tcPr>
          <w:p w14:paraId="09F13FC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9.44E-10</w:t>
            </w:r>
          </w:p>
        </w:tc>
        <w:tc>
          <w:tcPr>
            <w:tcW w:w="3740" w:type="dxa"/>
            <w:noWrap/>
            <w:hideMark/>
          </w:tcPr>
          <w:p w14:paraId="072989D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5F99EC4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65075693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5640DDB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BSR22_00024</w:t>
            </w:r>
          </w:p>
        </w:tc>
        <w:tc>
          <w:tcPr>
            <w:tcW w:w="2125" w:type="dxa"/>
            <w:noWrap/>
            <w:hideMark/>
          </w:tcPr>
          <w:p w14:paraId="1186C81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7AB7EC6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-2.3</w:t>
            </w:r>
          </w:p>
        </w:tc>
        <w:tc>
          <w:tcPr>
            <w:tcW w:w="974" w:type="dxa"/>
            <w:noWrap/>
            <w:hideMark/>
          </w:tcPr>
          <w:p w14:paraId="7CF6276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8.83E-11</w:t>
            </w:r>
          </w:p>
        </w:tc>
        <w:tc>
          <w:tcPr>
            <w:tcW w:w="1276" w:type="dxa"/>
            <w:noWrap/>
            <w:hideMark/>
          </w:tcPr>
          <w:p w14:paraId="0A5191F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1.16E-09</w:t>
            </w:r>
          </w:p>
        </w:tc>
        <w:tc>
          <w:tcPr>
            <w:tcW w:w="3740" w:type="dxa"/>
            <w:noWrap/>
            <w:hideMark/>
          </w:tcPr>
          <w:p w14:paraId="7659E04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70FE40C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0AC57229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6591283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BSR22_00338</w:t>
            </w:r>
          </w:p>
        </w:tc>
        <w:tc>
          <w:tcPr>
            <w:tcW w:w="2125" w:type="dxa"/>
            <w:noWrap/>
            <w:hideMark/>
          </w:tcPr>
          <w:p w14:paraId="0CC14FA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Fatty acid desaturase type 2 </w:t>
            </w:r>
          </w:p>
        </w:tc>
        <w:tc>
          <w:tcPr>
            <w:tcW w:w="1096" w:type="dxa"/>
            <w:noWrap/>
            <w:hideMark/>
          </w:tcPr>
          <w:p w14:paraId="6F1A7D6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-2.3</w:t>
            </w:r>
          </w:p>
        </w:tc>
        <w:tc>
          <w:tcPr>
            <w:tcW w:w="974" w:type="dxa"/>
            <w:noWrap/>
            <w:hideMark/>
          </w:tcPr>
          <w:p w14:paraId="664AE02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2.33E-19</w:t>
            </w:r>
          </w:p>
        </w:tc>
        <w:tc>
          <w:tcPr>
            <w:tcW w:w="1276" w:type="dxa"/>
            <w:noWrap/>
            <w:hideMark/>
          </w:tcPr>
          <w:p w14:paraId="6185B69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9.71E-18</w:t>
            </w:r>
          </w:p>
        </w:tc>
        <w:tc>
          <w:tcPr>
            <w:tcW w:w="3740" w:type="dxa"/>
            <w:noWrap/>
            <w:hideMark/>
          </w:tcPr>
          <w:p w14:paraId="61BAC62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Environmental Information Processing/Signal transduction/Two-component system</w:t>
            </w:r>
          </w:p>
          <w:p w14:paraId="555187D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33D4EE4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185C8AA9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53B93EF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BSR22_00370</w:t>
            </w:r>
          </w:p>
        </w:tc>
        <w:tc>
          <w:tcPr>
            <w:tcW w:w="2125" w:type="dxa"/>
            <w:noWrap/>
            <w:hideMark/>
          </w:tcPr>
          <w:p w14:paraId="04B2AE0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55CA2F6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-2.3</w:t>
            </w:r>
          </w:p>
        </w:tc>
        <w:tc>
          <w:tcPr>
            <w:tcW w:w="974" w:type="dxa"/>
            <w:noWrap/>
            <w:hideMark/>
          </w:tcPr>
          <w:p w14:paraId="4888A65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4.28E-08</w:t>
            </w:r>
          </w:p>
        </w:tc>
        <w:tc>
          <w:tcPr>
            <w:tcW w:w="1276" w:type="dxa"/>
            <w:noWrap/>
            <w:hideMark/>
          </w:tcPr>
          <w:p w14:paraId="3D61DBA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0.000000363</w:t>
            </w:r>
          </w:p>
        </w:tc>
        <w:tc>
          <w:tcPr>
            <w:tcW w:w="3740" w:type="dxa"/>
            <w:noWrap/>
            <w:hideMark/>
          </w:tcPr>
          <w:p w14:paraId="6E34682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6B8CEC9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30DE5151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3140455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BSR22_02099</w:t>
            </w:r>
          </w:p>
        </w:tc>
        <w:tc>
          <w:tcPr>
            <w:tcW w:w="2125" w:type="dxa"/>
            <w:noWrap/>
            <w:hideMark/>
          </w:tcPr>
          <w:p w14:paraId="09B1138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6947756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-2.3</w:t>
            </w:r>
          </w:p>
        </w:tc>
        <w:tc>
          <w:tcPr>
            <w:tcW w:w="974" w:type="dxa"/>
            <w:noWrap/>
            <w:hideMark/>
          </w:tcPr>
          <w:p w14:paraId="75704D0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5.16E-10</w:t>
            </w:r>
          </w:p>
        </w:tc>
        <w:tc>
          <w:tcPr>
            <w:tcW w:w="1276" w:type="dxa"/>
            <w:noWrap/>
            <w:hideMark/>
          </w:tcPr>
          <w:p w14:paraId="704715F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6.14E-09</w:t>
            </w:r>
          </w:p>
        </w:tc>
        <w:tc>
          <w:tcPr>
            <w:tcW w:w="3740" w:type="dxa"/>
            <w:noWrap/>
            <w:hideMark/>
          </w:tcPr>
          <w:p w14:paraId="7222DFF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3EF750A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3C9958EC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5BE255C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BSR22_00016</w:t>
            </w:r>
          </w:p>
        </w:tc>
        <w:tc>
          <w:tcPr>
            <w:tcW w:w="2125" w:type="dxa"/>
            <w:noWrap/>
            <w:hideMark/>
          </w:tcPr>
          <w:p w14:paraId="1502C7A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26B3441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-2.2</w:t>
            </w:r>
          </w:p>
        </w:tc>
        <w:tc>
          <w:tcPr>
            <w:tcW w:w="974" w:type="dxa"/>
            <w:noWrap/>
            <w:hideMark/>
          </w:tcPr>
          <w:p w14:paraId="4648E79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0.003482669</w:t>
            </w:r>
          </w:p>
        </w:tc>
        <w:tc>
          <w:tcPr>
            <w:tcW w:w="1276" w:type="dxa"/>
            <w:noWrap/>
            <w:hideMark/>
          </w:tcPr>
          <w:p w14:paraId="75E8C07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0.009177034</w:t>
            </w:r>
          </w:p>
        </w:tc>
        <w:tc>
          <w:tcPr>
            <w:tcW w:w="3740" w:type="dxa"/>
            <w:noWrap/>
            <w:hideMark/>
          </w:tcPr>
          <w:p w14:paraId="7D2CEC7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3F79BEC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43F7A5C6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61F5342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BSR22_02112</w:t>
            </w:r>
          </w:p>
        </w:tc>
        <w:tc>
          <w:tcPr>
            <w:tcW w:w="2125" w:type="dxa"/>
            <w:noWrap/>
            <w:hideMark/>
          </w:tcPr>
          <w:p w14:paraId="16DE443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Carboxyl-terminal processing protease </w:t>
            </w:r>
          </w:p>
        </w:tc>
        <w:tc>
          <w:tcPr>
            <w:tcW w:w="1096" w:type="dxa"/>
            <w:noWrap/>
            <w:hideMark/>
          </w:tcPr>
          <w:p w14:paraId="67EAA99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-2.1</w:t>
            </w:r>
          </w:p>
        </w:tc>
        <w:tc>
          <w:tcPr>
            <w:tcW w:w="974" w:type="dxa"/>
            <w:noWrap/>
            <w:hideMark/>
          </w:tcPr>
          <w:p w14:paraId="307A1DD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2.04E-19</w:t>
            </w:r>
          </w:p>
        </w:tc>
        <w:tc>
          <w:tcPr>
            <w:tcW w:w="1276" w:type="dxa"/>
            <w:noWrap/>
            <w:hideMark/>
          </w:tcPr>
          <w:p w14:paraId="57D79C3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8.9E-18</w:t>
            </w:r>
          </w:p>
        </w:tc>
        <w:tc>
          <w:tcPr>
            <w:tcW w:w="3740" w:type="dxa"/>
            <w:noWrap/>
            <w:hideMark/>
          </w:tcPr>
          <w:p w14:paraId="0590E56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Peptidases and inhibitors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22BCE70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0EBC04ED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0E9F798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BSR22_00339</w:t>
            </w:r>
          </w:p>
        </w:tc>
        <w:tc>
          <w:tcPr>
            <w:tcW w:w="2125" w:type="dxa"/>
            <w:noWrap/>
            <w:hideMark/>
          </w:tcPr>
          <w:p w14:paraId="1706907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71E08C8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-2.1</w:t>
            </w:r>
          </w:p>
        </w:tc>
        <w:tc>
          <w:tcPr>
            <w:tcW w:w="974" w:type="dxa"/>
            <w:noWrap/>
            <w:hideMark/>
          </w:tcPr>
          <w:p w14:paraId="4E7B0CF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5.91E-10</w:t>
            </w:r>
          </w:p>
        </w:tc>
        <w:tc>
          <w:tcPr>
            <w:tcW w:w="1276" w:type="dxa"/>
            <w:noWrap/>
            <w:hideMark/>
          </w:tcPr>
          <w:p w14:paraId="61ACA94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0.000000007</w:t>
            </w:r>
          </w:p>
        </w:tc>
        <w:tc>
          <w:tcPr>
            <w:tcW w:w="3740" w:type="dxa"/>
            <w:noWrap/>
            <w:hideMark/>
          </w:tcPr>
          <w:p w14:paraId="37E620C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1284E11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2248A084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5E15BC3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BSR22_01529</w:t>
            </w:r>
          </w:p>
        </w:tc>
        <w:tc>
          <w:tcPr>
            <w:tcW w:w="2125" w:type="dxa"/>
            <w:noWrap/>
            <w:hideMark/>
          </w:tcPr>
          <w:p w14:paraId="02E21B5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37409E0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-2</w:t>
            </w:r>
          </w:p>
        </w:tc>
        <w:tc>
          <w:tcPr>
            <w:tcW w:w="974" w:type="dxa"/>
            <w:noWrap/>
            <w:hideMark/>
          </w:tcPr>
          <w:p w14:paraId="44FAFA7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0.0000126</w:t>
            </w:r>
          </w:p>
        </w:tc>
        <w:tc>
          <w:tcPr>
            <w:tcW w:w="1276" w:type="dxa"/>
            <w:noWrap/>
            <w:hideMark/>
          </w:tcPr>
          <w:p w14:paraId="6B6861A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0.0000611</w:t>
            </w:r>
          </w:p>
        </w:tc>
        <w:tc>
          <w:tcPr>
            <w:tcW w:w="3740" w:type="dxa"/>
            <w:noWrap/>
            <w:hideMark/>
          </w:tcPr>
          <w:p w14:paraId="1E763DA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3926D86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7839B947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5742AB2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BSR22_00390</w:t>
            </w:r>
          </w:p>
        </w:tc>
        <w:tc>
          <w:tcPr>
            <w:tcW w:w="2125" w:type="dxa"/>
            <w:noWrap/>
            <w:hideMark/>
          </w:tcPr>
          <w:p w14:paraId="33AD417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Putative uncharacterized protein </w:t>
            </w:r>
          </w:p>
        </w:tc>
        <w:tc>
          <w:tcPr>
            <w:tcW w:w="1096" w:type="dxa"/>
            <w:noWrap/>
            <w:hideMark/>
          </w:tcPr>
          <w:p w14:paraId="18B5A94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-2</w:t>
            </w:r>
          </w:p>
        </w:tc>
        <w:tc>
          <w:tcPr>
            <w:tcW w:w="974" w:type="dxa"/>
            <w:noWrap/>
            <w:hideMark/>
          </w:tcPr>
          <w:p w14:paraId="0C2BFF5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0.000983863</w:t>
            </w:r>
          </w:p>
        </w:tc>
        <w:tc>
          <w:tcPr>
            <w:tcW w:w="1276" w:type="dxa"/>
            <w:noWrap/>
            <w:hideMark/>
          </w:tcPr>
          <w:p w14:paraId="0EEF20F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0.002973069</w:t>
            </w:r>
          </w:p>
        </w:tc>
        <w:tc>
          <w:tcPr>
            <w:tcW w:w="3740" w:type="dxa"/>
            <w:noWrap/>
            <w:hideMark/>
          </w:tcPr>
          <w:p w14:paraId="06D1843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2EC9366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306F109B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5985D62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BSR22_01786</w:t>
            </w:r>
          </w:p>
        </w:tc>
        <w:tc>
          <w:tcPr>
            <w:tcW w:w="2125" w:type="dxa"/>
            <w:noWrap/>
            <w:hideMark/>
          </w:tcPr>
          <w:p w14:paraId="7E75454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73F0581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-2</w:t>
            </w:r>
          </w:p>
        </w:tc>
        <w:tc>
          <w:tcPr>
            <w:tcW w:w="974" w:type="dxa"/>
            <w:noWrap/>
            <w:hideMark/>
          </w:tcPr>
          <w:p w14:paraId="667132C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0.0000315</w:t>
            </w:r>
          </w:p>
        </w:tc>
        <w:tc>
          <w:tcPr>
            <w:tcW w:w="1276" w:type="dxa"/>
            <w:noWrap/>
            <w:hideMark/>
          </w:tcPr>
          <w:p w14:paraId="1FB5682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0.000139559</w:t>
            </w:r>
          </w:p>
        </w:tc>
        <w:tc>
          <w:tcPr>
            <w:tcW w:w="3740" w:type="dxa"/>
            <w:noWrap/>
            <w:hideMark/>
          </w:tcPr>
          <w:p w14:paraId="0D68E5E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0C47901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1F5BDE84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2FDCCCC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BSR22_01600</w:t>
            </w:r>
          </w:p>
        </w:tc>
        <w:tc>
          <w:tcPr>
            <w:tcW w:w="2125" w:type="dxa"/>
            <w:noWrap/>
            <w:hideMark/>
          </w:tcPr>
          <w:p w14:paraId="44A87FD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Glyceraldehyde-3-phosphate dehydrogenase-erythrose-4-phosphate dehydrogenase </w:t>
            </w:r>
          </w:p>
        </w:tc>
        <w:tc>
          <w:tcPr>
            <w:tcW w:w="1096" w:type="dxa"/>
            <w:noWrap/>
            <w:hideMark/>
          </w:tcPr>
          <w:p w14:paraId="0F3CAED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-2</w:t>
            </w:r>
          </w:p>
        </w:tc>
        <w:tc>
          <w:tcPr>
            <w:tcW w:w="974" w:type="dxa"/>
            <w:noWrap/>
            <w:hideMark/>
          </w:tcPr>
          <w:p w14:paraId="260BA11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2.32E-18</w:t>
            </w:r>
          </w:p>
        </w:tc>
        <w:tc>
          <w:tcPr>
            <w:tcW w:w="1276" w:type="dxa"/>
            <w:noWrap/>
            <w:hideMark/>
          </w:tcPr>
          <w:p w14:paraId="272F609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8.34E-17</w:t>
            </w:r>
          </w:p>
        </w:tc>
        <w:tc>
          <w:tcPr>
            <w:tcW w:w="3740" w:type="dxa"/>
            <w:noWrap/>
            <w:hideMark/>
          </w:tcPr>
          <w:p w14:paraId="5F99896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Carbohydrate metabolism/Glycolysis-Gluconeogenesis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2037FFC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21460EAC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22743F6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BSR22_01962</w:t>
            </w:r>
          </w:p>
        </w:tc>
        <w:tc>
          <w:tcPr>
            <w:tcW w:w="2125" w:type="dxa"/>
            <w:noWrap/>
            <w:hideMark/>
          </w:tcPr>
          <w:p w14:paraId="60B116E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04C8768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-2</w:t>
            </w:r>
          </w:p>
        </w:tc>
        <w:tc>
          <w:tcPr>
            <w:tcW w:w="974" w:type="dxa"/>
            <w:noWrap/>
            <w:hideMark/>
          </w:tcPr>
          <w:p w14:paraId="197723D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0.008411352</w:t>
            </w:r>
          </w:p>
        </w:tc>
        <w:tc>
          <w:tcPr>
            <w:tcW w:w="1276" w:type="dxa"/>
            <w:noWrap/>
            <w:hideMark/>
          </w:tcPr>
          <w:p w14:paraId="0AA75F1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0.019956558</w:t>
            </w:r>
          </w:p>
        </w:tc>
        <w:tc>
          <w:tcPr>
            <w:tcW w:w="3740" w:type="dxa"/>
            <w:noWrap/>
            <w:hideMark/>
          </w:tcPr>
          <w:p w14:paraId="51F83A6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3AE5E9C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22976BB5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17ADA9B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BSR22_02113</w:t>
            </w:r>
          </w:p>
        </w:tc>
        <w:tc>
          <w:tcPr>
            <w:tcW w:w="2125" w:type="dxa"/>
            <w:noWrap/>
            <w:hideMark/>
          </w:tcPr>
          <w:p w14:paraId="7C55758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758B7D6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-2</w:t>
            </w:r>
          </w:p>
        </w:tc>
        <w:tc>
          <w:tcPr>
            <w:tcW w:w="974" w:type="dxa"/>
            <w:noWrap/>
            <w:hideMark/>
          </w:tcPr>
          <w:p w14:paraId="0357013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1.68E-08</w:t>
            </w:r>
          </w:p>
        </w:tc>
        <w:tc>
          <w:tcPr>
            <w:tcW w:w="1276" w:type="dxa"/>
            <w:noWrap/>
            <w:hideMark/>
          </w:tcPr>
          <w:p w14:paraId="3BD7176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0.000000153</w:t>
            </w:r>
          </w:p>
        </w:tc>
        <w:tc>
          <w:tcPr>
            <w:tcW w:w="3740" w:type="dxa"/>
            <w:noWrap/>
            <w:hideMark/>
          </w:tcPr>
          <w:p w14:paraId="45AA155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2900E67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3CFDF62D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260BC2D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BSR22_01957</w:t>
            </w:r>
          </w:p>
        </w:tc>
        <w:tc>
          <w:tcPr>
            <w:tcW w:w="2125" w:type="dxa"/>
            <w:noWrap/>
            <w:hideMark/>
          </w:tcPr>
          <w:p w14:paraId="2C3F766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19ADDFE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-2</w:t>
            </w:r>
          </w:p>
        </w:tc>
        <w:tc>
          <w:tcPr>
            <w:tcW w:w="974" w:type="dxa"/>
            <w:noWrap/>
            <w:hideMark/>
          </w:tcPr>
          <w:p w14:paraId="3E745BC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0.00000935</w:t>
            </w:r>
          </w:p>
        </w:tc>
        <w:tc>
          <w:tcPr>
            <w:tcW w:w="1276" w:type="dxa"/>
            <w:noWrap/>
            <w:hideMark/>
          </w:tcPr>
          <w:p w14:paraId="10F151C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0.0000467</w:t>
            </w:r>
          </w:p>
        </w:tc>
        <w:tc>
          <w:tcPr>
            <w:tcW w:w="3740" w:type="dxa"/>
            <w:noWrap/>
            <w:hideMark/>
          </w:tcPr>
          <w:p w14:paraId="14DB4ED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3C6D024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685C292F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75D9EAA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BSR22_00455</w:t>
            </w:r>
          </w:p>
        </w:tc>
        <w:tc>
          <w:tcPr>
            <w:tcW w:w="2125" w:type="dxa"/>
            <w:noWrap/>
            <w:hideMark/>
          </w:tcPr>
          <w:p w14:paraId="440BB50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102C956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-1.9</w:t>
            </w:r>
          </w:p>
        </w:tc>
        <w:tc>
          <w:tcPr>
            <w:tcW w:w="974" w:type="dxa"/>
            <w:noWrap/>
            <w:hideMark/>
          </w:tcPr>
          <w:p w14:paraId="196C4B5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0.014009561</w:t>
            </w:r>
          </w:p>
        </w:tc>
        <w:tc>
          <w:tcPr>
            <w:tcW w:w="1276" w:type="dxa"/>
            <w:noWrap/>
            <w:hideMark/>
          </w:tcPr>
          <w:p w14:paraId="6A920D0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0.0307707</w:t>
            </w:r>
          </w:p>
        </w:tc>
        <w:tc>
          <w:tcPr>
            <w:tcW w:w="3740" w:type="dxa"/>
            <w:noWrap/>
            <w:hideMark/>
          </w:tcPr>
          <w:p w14:paraId="000BDFD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62977B2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771C7EAC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32A4E96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BSR22_00443</w:t>
            </w:r>
          </w:p>
        </w:tc>
        <w:tc>
          <w:tcPr>
            <w:tcW w:w="2125" w:type="dxa"/>
            <w:noWrap/>
            <w:hideMark/>
          </w:tcPr>
          <w:p w14:paraId="7B9A315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656491A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-1.9</w:t>
            </w:r>
          </w:p>
        </w:tc>
        <w:tc>
          <w:tcPr>
            <w:tcW w:w="974" w:type="dxa"/>
            <w:noWrap/>
            <w:hideMark/>
          </w:tcPr>
          <w:p w14:paraId="5E35926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0.000802529</w:t>
            </w:r>
          </w:p>
        </w:tc>
        <w:tc>
          <w:tcPr>
            <w:tcW w:w="1276" w:type="dxa"/>
            <w:noWrap/>
            <w:hideMark/>
          </w:tcPr>
          <w:p w14:paraId="483E839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0.002473678</w:t>
            </w:r>
          </w:p>
        </w:tc>
        <w:tc>
          <w:tcPr>
            <w:tcW w:w="3740" w:type="dxa"/>
            <w:noWrap/>
            <w:hideMark/>
          </w:tcPr>
          <w:p w14:paraId="214AE93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51E2712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5599C387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1B34769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BSR22_01046</w:t>
            </w:r>
          </w:p>
        </w:tc>
        <w:tc>
          <w:tcPr>
            <w:tcW w:w="2125" w:type="dxa"/>
            <w:noWrap/>
            <w:hideMark/>
          </w:tcPr>
          <w:p w14:paraId="46B613C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Putative uncharacterized protein </w:t>
            </w:r>
          </w:p>
        </w:tc>
        <w:tc>
          <w:tcPr>
            <w:tcW w:w="1096" w:type="dxa"/>
            <w:noWrap/>
            <w:hideMark/>
          </w:tcPr>
          <w:p w14:paraId="5220ED5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-1.9</w:t>
            </w:r>
          </w:p>
        </w:tc>
        <w:tc>
          <w:tcPr>
            <w:tcW w:w="974" w:type="dxa"/>
            <w:noWrap/>
            <w:hideMark/>
          </w:tcPr>
          <w:p w14:paraId="543D0F3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0.0000171</w:t>
            </w:r>
          </w:p>
        </w:tc>
        <w:tc>
          <w:tcPr>
            <w:tcW w:w="1276" w:type="dxa"/>
            <w:noWrap/>
            <w:hideMark/>
          </w:tcPr>
          <w:p w14:paraId="457DCC8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0.0000801</w:t>
            </w:r>
          </w:p>
        </w:tc>
        <w:tc>
          <w:tcPr>
            <w:tcW w:w="3740" w:type="dxa"/>
            <w:noWrap/>
            <w:hideMark/>
          </w:tcPr>
          <w:p w14:paraId="061C5A8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08CA57D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707C266A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06EEF0C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BSR22_01555</w:t>
            </w:r>
          </w:p>
        </w:tc>
        <w:tc>
          <w:tcPr>
            <w:tcW w:w="2125" w:type="dxa"/>
            <w:noWrap/>
            <w:hideMark/>
          </w:tcPr>
          <w:p w14:paraId="1796E65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Possible PTS system Lactose-Cellobiose </w:t>
            </w: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specif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096" w:type="dxa"/>
            <w:noWrap/>
            <w:hideMark/>
          </w:tcPr>
          <w:p w14:paraId="13107E3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-1.9</w:t>
            </w:r>
          </w:p>
        </w:tc>
        <w:tc>
          <w:tcPr>
            <w:tcW w:w="974" w:type="dxa"/>
            <w:noWrap/>
            <w:hideMark/>
          </w:tcPr>
          <w:p w14:paraId="7AC6C43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0.016847105</w:t>
            </w:r>
          </w:p>
        </w:tc>
        <w:tc>
          <w:tcPr>
            <w:tcW w:w="1276" w:type="dxa"/>
            <w:noWrap/>
            <w:hideMark/>
          </w:tcPr>
          <w:p w14:paraId="36617F3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0.035392429</w:t>
            </w:r>
          </w:p>
        </w:tc>
        <w:tc>
          <w:tcPr>
            <w:tcW w:w="3740" w:type="dxa"/>
            <w:noWrap/>
            <w:hideMark/>
          </w:tcPr>
          <w:p w14:paraId="55594A2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Environmental Information Processing/Membrane transport/Phosphotransferase system (PTS)</w:t>
            </w:r>
          </w:p>
          <w:p w14:paraId="5D7E7B5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584F2CF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489F9311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65DA9CE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BSR22_01179</w:t>
            </w:r>
          </w:p>
        </w:tc>
        <w:tc>
          <w:tcPr>
            <w:tcW w:w="2125" w:type="dxa"/>
            <w:noWrap/>
            <w:hideMark/>
          </w:tcPr>
          <w:p w14:paraId="0EC32A0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702F568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-1.9</w:t>
            </w:r>
          </w:p>
        </w:tc>
        <w:tc>
          <w:tcPr>
            <w:tcW w:w="974" w:type="dxa"/>
            <w:noWrap/>
            <w:hideMark/>
          </w:tcPr>
          <w:p w14:paraId="6316938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0.000000166</w:t>
            </w:r>
          </w:p>
        </w:tc>
        <w:tc>
          <w:tcPr>
            <w:tcW w:w="1276" w:type="dxa"/>
            <w:noWrap/>
            <w:hideMark/>
          </w:tcPr>
          <w:p w14:paraId="7426042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0.00000121</w:t>
            </w:r>
          </w:p>
        </w:tc>
        <w:tc>
          <w:tcPr>
            <w:tcW w:w="3740" w:type="dxa"/>
            <w:noWrap/>
            <w:hideMark/>
          </w:tcPr>
          <w:p w14:paraId="7179ED6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6D96AE0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1FFDDABE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2CD9E07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BSR22_01165</w:t>
            </w:r>
          </w:p>
        </w:tc>
        <w:tc>
          <w:tcPr>
            <w:tcW w:w="2125" w:type="dxa"/>
            <w:noWrap/>
            <w:hideMark/>
          </w:tcPr>
          <w:p w14:paraId="3D86428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Spectrin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repeat-containing protein </w:t>
            </w:r>
          </w:p>
        </w:tc>
        <w:tc>
          <w:tcPr>
            <w:tcW w:w="1096" w:type="dxa"/>
            <w:noWrap/>
            <w:hideMark/>
          </w:tcPr>
          <w:p w14:paraId="62B2049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-1.9</w:t>
            </w:r>
          </w:p>
        </w:tc>
        <w:tc>
          <w:tcPr>
            <w:tcW w:w="974" w:type="dxa"/>
            <w:noWrap/>
            <w:hideMark/>
          </w:tcPr>
          <w:p w14:paraId="6266D16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4.04E-22</w:t>
            </w:r>
          </w:p>
        </w:tc>
        <w:tc>
          <w:tcPr>
            <w:tcW w:w="1276" w:type="dxa"/>
            <w:noWrap/>
            <w:hideMark/>
          </w:tcPr>
          <w:p w14:paraId="1D7C06E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2.47E-20</w:t>
            </w:r>
          </w:p>
        </w:tc>
        <w:tc>
          <w:tcPr>
            <w:tcW w:w="3740" w:type="dxa"/>
            <w:noWrap/>
            <w:hideMark/>
          </w:tcPr>
          <w:p w14:paraId="3A21A56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Genetic Information Processing/Translation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37D275C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683FFA23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68BD776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BSR22_01596</w:t>
            </w:r>
          </w:p>
        </w:tc>
        <w:tc>
          <w:tcPr>
            <w:tcW w:w="2125" w:type="dxa"/>
            <w:noWrap/>
            <w:hideMark/>
          </w:tcPr>
          <w:p w14:paraId="47997B3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Possible porin </w:t>
            </w:r>
          </w:p>
        </w:tc>
        <w:tc>
          <w:tcPr>
            <w:tcW w:w="1096" w:type="dxa"/>
            <w:noWrap/>
            <w:hideMark/>
          </w:tcPr>
          <w:p w14:paraId="6619931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-1.9</w:t>
            </w:r>
          </w:p>
        </w:tc>
        <w:tc>
          <w:tcPr>
            <w:tcW w:w="974" w:type="dxa"/>
            <w:noWrap/>
            <w:hideMark/>
          </w:tcPr>
          <w:p w14:paraId="7E2C176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1.39E-09</w:t>
            </w:r>
          </w:p>
        </w:tc>
        <w:tc>
          <w:tcPr>
            <w:tcW w:w="1276" w:type="dxa"/>
            <w:noWrap/>
            <w:hideMark/>
          </w:tcPr>
          <w:p w14:paraId="7C8B43B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1.57E-08</w:t>
            </w:r>
          </w:p>
        </w:tc>
        <w:tc>
          <w:tcPr>
            <w:tcW w:w="3740" w:type="dxa"/>
            <w:noWrap/>
            <w:hideMark/>
          </w:tcPr>
          <w:p w14:paraId="05B1368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Porin activity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7A8555F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05184F2E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796BF20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BSR22_00344</w:t>
            </w:r>
          </w:p>
        </w:tc>
        <w:tc>
          <w:tcPr>
            <w:tcW w:w="2125" w:type="dxa"/>
            <w:noWrap/>
            <w:hideMark/>
          </w:tcPr>
          <w:p w14:paraId="3D318E5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312DE99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-1.9</w:t>
            </w:r>
          </w:p>
        </w:tc>
        <w:tc>
          <w:tcPr>
            <w:tcW w:w="974" w:type="dxa"/>
            <w:noWrap/>
            <w:hideMark/>
          </w:tcPr>
          <w:p w14:paraId="4966D46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2.15E-14</w:t>
            </w:r>
          </w:p>
        </w:tc>
        <w:tc>
          <w:tcPr>
            <w:tcW w:w="1276" w:type="dxa"/>
            <w:noWrap/>
            <w:hideMark/>
          </w:tcPr>
          <w:p w14:paraId="08EEE35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4.98E-13</w:t>
            </w:r>
          </w:p>
        </w:tc>
        <w:tc>
          <w:tcPr>
            <w:tcW w:w="3740" w:type="dxa"/>
            <w:noWrap/>
            <w:hideMark/>
          </w:tcPr>
          <w:p w14:paraId="4F93258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5B130E4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2C0C1D46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10A25BD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BSR22_00371</w:t>
            </w:r>
          </w:p>
        </w:tc>
        <w:tc>
          <w:tcPr>
            <w:tcW w:w="2125" w:type="dxa"/>
            <w:noWrap/>
            <w:hideMark/>
          </w:tcPr>
          <w:p w14:paraId="3FA9656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Possible Hemagglutinin-neuraminidase </w:t>
            </w:r>
          </w:p>
        </w:tc>
        <w:tc>
          <w:tcPr>
            <w:tcW w:w="1096" w:type="dxa"/>
            <w:noWrap/>
            <w:hideMark/>
          </w:tcPr>
          <w:p w14:paraId="60A3D94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-1.9</w:t>
            </w:r>
          </w:p>
        </w:tc>
        <w:tc>
          <w:tcPr>
            <w:tcW w:w="974" w:type="dxa"/>
            <w:noWrap/>
            <w:hideMark/>
          </w:tcPr>
          <w:p w14:paraId="08D3C08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5.06E-13</w:t>
            </w:r>
          </w:p>
        </w:tc>
        <w:tc>
          <w:tcPr>
            <w:tcW w:w="1276" w:type="dxa"/>
            <w:noWrap/>
            <w:hideMark/>
          </w:tcPr>
          <w:p w14:paraId="3E8EC4C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9.77E-12</w:t>
            </w:r>
          </w:p>
        </w:tc>
        <w:tc>
          <w:tcPr>
            <w:tcW w:w="3740" w:type="dxa"/>
            <w:noWrap/>
            <w:hideMark/>
          </w:tcPr>
          <w:p w14:paraId="0620D5A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Virion attachment to host cell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34B2023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4FF0D7E8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67CBD4B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BSR22_00341</w:t>
            </w:r>
          </w:p>
        </w:tc>
        <w:tc>
          <w:tcPr>
            <w:tcW w:w="2125" w:type="dxa"/>
            <w:noWrap/>
            <w:hideMark/>
          </w:tcPr>
          <w:p w14:paraId="11ACDCA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2F99E0E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-1.9</w:t>
            </w:r>
          </w:p>
        </w:tc>
        <w:tc>
          <w:tcPr>
            <w:tcW w:w="974" w:type="dxa"/>
            <w:noWrap/>
            <w:hideMark/>
          </w:tcPr>
          <w:p w14:paraId="3D5545B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1.71E-11</w:t>
            </w:r>
          </w:p>
        </w:tc>
        <w:tc>
          <w:tcPr>
            <w:tcW w:w="1276" w:type="dxa"/>
            <w:noWrap/>
            <w:hideMark/>
          </w:tcPr>
          <w:p w14:paraId="0B609B3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2.59E-10</w:t>
            </w:r>
          </w:p>
        </w:tc>
        <w:tc>
          <w:tcPr>
            <w:tcW w:w="3740" w:type="dxa"/>
            <w:noWrap/>
            <w:hideMark/>
          </w:tcPr>
          <w:p w14:paraId="142F014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6A51673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3EDC1B8A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6597CAF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BSR22_00363</w:t>
            </w:r>
          </w:p>
        </w:tc>
        <w:tc>
          <w:tcPr>
            <w:tcW w:w="2125" w:type="dxa"/>
            <w:noWrap/>
            <w:hideMark/>
          </w:tcPr>
          <w:p w14:paraId="0B51CD2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5C383B3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-1.8</w:t>
            </w:r>
          </w:p>
        </w:tc>
        <w:tc>
          <w:tcPr>
            <w:tcW w:w="974" w:type="dxa"/>
            <w:noWrap/>
            <w:hideMark/>
          </w:tcPr>
          <w:p w14:paraId="7443A17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3.17E-08</w:t>
            </w:r>
          </w:p>
        </w:tc>
        <w:tc>
          <w:tcPr>
            <w:tcW w:w="1276" w:type="dxa"/>
            <w:noWrap/>
            <w:hideMark/>
          </w:tcPr>
          <w:p w14:paraId="619623D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0.000000276</w:t>
            </w:r>
          </w:p>
        </w:tc>
        <w:tc>
          <w:tcPr>
            <w:tcW w:w="3740" w:type="dxa"/>
            <w:noWrap/>
            <w:hideMark/>
          </w:tcPr>
          <w:p w14:paraId="57E94E8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2C75D0E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6D36500E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1D194D0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BSR22_00337</w:t>
            </w:r>
          </w:p>
        </w:tc>
        <w:tc>
          <w:tcPr>
            <w:tcW w:w="2125" w:type="dxa"/>
            <w:noWrap/>
            <w:hideMark/>
          </w:tcPr>
          <w:p w14:paraId="6EAC115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5A21A7E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-1.8</w:t>
            </w:r>
          </w:p>
        </w:tc>
        <w:tc>
          <w:tcPr>
            <w:tcW w:w="974" w:type="dxa"/>
            <w:noWrap/>
            <w:hideMark/>
          </w:tcPr>
          <w:p w14:paraId="5833CB7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2.11E-12</w:t>
            </w:r>
          </w:p>
        </w:tc>
        <w:tc>
          <w:tcPr>
            <w:tcW w:w="1276" w:type="dxa"/>
            <w:noWrap/>
            <w:hideMark/>
          </w:tcPr>
          <w:p w14:paraId="56129AE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3.72E-11</w:t>
            </w:r>
          </w:p>
        </w:tc>
        <w:tc>
          <w:tcPr>
            <w:tcW w:w="3740" w:type="dxa"/>
            <w:noWrap/>
            <w:hideMark/>
          </w:tcPr>
          <w:p w14:paraId="22CD92F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438C020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45F18B18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57AA2BE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BSR22_01525</w:t>
            </w:r>
          </w:p>
        </w:tc>
        <w:tc>
          <w:tcPr>
            <w:tcW w:w="2125" w:type="dxa"/>
            <w:noWrap/>
            <w:hideMark/>
          </w:tcPr>
          <w:p w14:paraId="3663692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1EC6D3E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-1.8</w:t>
            </w:r>
          </w:p>
        </w:tc>
        <w:tc>
          <w:tcPr>
            <w:tcW w:w="974" w:type="dxa"/>
            <w:noWrap/>
            <w:hideMark/>
          </w:tcPr>
          <w:p w14:paraId="4CBBA4E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2.63E-15</w:t>
            </w:r>
          </w:p>
        </w:tc>
        <w:tc>
          <w:tcPr>
            <w:tcW w:w="1276" w:type="dxa"/>
            <w:noWrap/>
            <w:hideMark/>
          </w:tcPr>
          <w:p w14:paraId="55B2DC6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6.7E-14</w:t>
            </w:r>
          </w:p>
        </w:tc>
        <w:tc>
          <w:tcPr>
            <w:tcW w:w="3740" w:type="dxa"/>
            <w:noWrap/>
            <w:hideMark/>
          </w:tcPr>
          <w:p w14:paraId="49BF5AF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4D11FBB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37A7B0FC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5E71F0B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BSR22_01362</w:t>
            </w:r>
          </w:p>
        </w:tc>
        <w:tc>
          <w:tcPr>
            <w:tcW w:w="2125" w:type="dxa"/>
            <w:noWrap/>
            <w:hideMark/>
          </w:tcPr>
          <w:p w14:paraId="542D2E0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Photosystem I reaction center subunit XII </w:t>
            </w:r>
          </w:p>
        </w:tc>
        <w:tc>
          <w:tcPr>
            <w:tcW w:w="1096" w:type="dxa"/>
            <w:noWrap/>
            <w:hideMark/>
          </w:tcPr>
          <w:p w14:paraId="644C3C5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-1.8</w:t>
            </w:r>
          </w:p>
        </w:tc>
        <w:tc>
          <w:tcPr>
            <w:tcW w:w="974" w:type="dxa"/>
            <w:noWrap/>
            <w:hideMark/>
          </w:tcPr>
          <w:p w14:paraId="5BB4392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4.47E-16</w:t>
            </w:r>
          </w:p>
        </w:tc>
        <w:tc>
          <w:tcPr>
            <w:tcW w:w="1276" w:type="dxa"/>
            <w:noWrap/>
            <w:hideMark/>
          </w:tcPr>
          <w:p w14:paraId="2C01CC6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1.26E-14</w:t>
            </w:r>
          </w:p>
        </w:tc>
        <w:tc>
          <w:tcPr>
            <w:tcW w:w="3740" w:type="dxa"/>
            <w:noWrap/>
            <w:hideMark/>
          </w:tcPr>
          <w:p w14:paraId="5C0ABA6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Energy metabolism/Photosynthesis/Photosystem I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229E8D8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1A4CC2E8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373D779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BSR22_00340</w:t>
            </w:r>
          </w:p>
        </w:tc>
        <w:tc>
          <w:tcPr>
            <w:tcW w:w="2125" w:type="dxa"/>
            <w:noWrap/>
            <w:hideMark/>
          </w:tcPr>
          <w:p w14:paraId="4C21664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385D486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-1.8</w:t>
            </w:r>
          </w:p>
        </w:tc>
        <w:tc>
          <w:tcPr>
            <w:tcW w:w="974" w:type="dxa"/>
            <w:noWrap/>
            <w:hideMark/>
          </w:tcPr>
          <w:p w14:paraId="6DB02B8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2.21E-13</w:t>
            </w:r>
          </w:p>
        </w:tc>
        <w:tc>
          <w:tcPr>
            <w:tcW w:w="1276" w:type="dxa"/>
            <w:noWrap/>
            <w:hideMark/>
          </w:tcPr>
          <w:p w14:paraId="1A82C12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4.61E-12</w:t>
            </w:r>
          </w:p>
        </w:tc>
        <w:tc>
          <w:tcPr>
            <w:tcW w:w="3740" w:type="dxa"/>
            <w:noWrap/>
            <w:hideMark/>
          </w:tcPr>
          <w:p w14:paraId="25387FE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038ED9F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30CFF253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0DDE008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BSR22_02118</w:t>
            </w:r>
          </w:p>
        </w:tc>
        <w:tc>
          <w:tcPr>
            <w:tcW w:w="2125" w:type="dxa"/>
            <w:noWrap/>
            <w:hideMark/>
          </w:tcPr>
          <w:p w14:paraId="18C6B7A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hypothetical protein</w:t>
            </w:r>
          </w:p>
        </w:tc>
        <w:tc>
          <w:tcPr>
            <w:tcW w:w="1096" w:type="dxa"/>
            <w:noWrap/>
            <w:hideMark/>
          </w:tcPr>
          <w:p w14:paraId="1A8114A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-1.7</w:t>
            </w:r>
          </w:p>
        </w:tc>
        <w:tc>
          <w:tcPr>
            <w:tcW w:w="974" w:type="dxa"/>
            <w:noWrap/>
            <w:hideMark/>
          </w:tcPr>
          <w:p w14:paraId="65023C5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0.0000222</w:t>
            </w:r>
          </w:p>
        </w:tc>
        <w:tc>
          <w:tcPr>
            <w:tcW w:w="1276" w:type="dxa"/>
            <w:noWrap/>
            <w:hideMark/>
          </w:tcPr>
          <w:p w14:paraId="21D177C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0.000101423</w:t>
            </w:r>
          </w:p>
        </w:tc>
        <w:tc>
          <w:tcPr>
            <w:tcW w:w="3740" w:type="dxa"/>
            <w:noWrap/>
            <w:hideMark/>
          </w:tcPr>
          <w:p w14:paraId="7BECBA2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43AF229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6E3705FD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3490155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BSR22_01602</w:t>
            </w:r>
          </w:p>
        </w:tc>
        <w:tc>
          <w:tcPr>
            <w:tcW w:w="2125" w:type="dxa"/>
            <w:noWrap/>
            <w:hideMark/>
          </w:tcPr>
          <w:p w14:paraId="168FBDD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2372B80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-1.7</w:t>
            </w:r>
          </w:p>
        </w:tc>
        <w:tc>
          <w:tcPr>
            <w:tcW w:w="974" w:type="dxa"/>
            <w:noWrap/>
            <w:hideMark/>
          </w:tcPr>
          <w:p w14:paraId="030A8CA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0.001924048</w:t>
            </w:r>
          </w:p>
        </w:tc>
        <w:tc>
          <w:tcPr>
            <w:tcW w:w="1276" w:type="dxa"/>
            <w:noWrap/>
            <w:hideMark/>
          </w:tcPr>
          <w:p w14:paraId="46C1DD2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0.005428777</w:t>
            </w:r>
          </w:p>
        </w:tc>
        <w:tc>
          <w:tcPr>
            <w:tcW w:w="3740" w:type="dxa"/>
            <w:noWrap/>
            <w:hideMark/>
          </w:tcPr>
          <w:p w14:paraId="164DBA6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3EF593E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7BDA4756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4FEDA04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BSR22_00336</w:t>
            </w:r>
          </w:p>
        </w:tc>
        <w:tc>
          <w:tcPr>
            <w:tcW w:w="2125" w:type="dxa"/>
            <w:noWrap/>
            <w:hideMark/>
          </w:tcPr>
          <w:p w14:paraId="6A2B079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0FCEAAA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-1.7</w:t>
            </w:r>
          </w:p>
        </w:tc>
        <w:tc>
          <w:tcPr>
            <w:tcW w:w="974" w:type="dxa"/>
            <w:noWrap/>
            <w:hideMark/>
          </w:tcPr>
          <w:p w14:paraId="0675CC7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0.0000316</w:t>
            </w:r>
          </w:p>
        </w:tc>
        <w:tc>
          <w:tcPr>
            <w:tcW w:w="1276" w:type="dxa"/>
            <w:noWrap/>
            <w:hideMark/>
          </w:tcPr>
          <w:p w14:paraId="7031DE7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0.000139574</w:t>
            </w:r>
          </w:p>
        </w:tc>
        <w:tc>
          <w:tcPr>
            <w:tcW w:w="3740" w:type="dxa"/>
            <w:noWrap/>
            <w:hideMark/>
          </w:tcPr>
          <w:p w14:paraId="4430C1B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1D8469C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7AF241F4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7FEFA4D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BSR22_00498</w:t>
            </w:r>
          </w:p>
        </w:tc>
        <w:tc>
          <w:tcPr>
            <w:tcW w:w="2125" w:type="dxa"/>
            <w:noWrap/>
            <w:hideMark/>
          </w:tcPr>
          <w:p w14:paraId="27942DB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Photosystem I subunit VIII (</w:t>
            </w: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PsaI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) </w:t>
            </w:r>
          </w:p>
        </w:tc>
        <w:tc>
          <w:tcPr>
            <w:tcW w:w="1096" w:type="dxa"/>
            <w:noWrap/>
            <w:hideMark/>
          </w:tcPr>
          <w:p w14:paraId="7AAA9C5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-1.7</w:t>
            </w:r>
          </w:p>
        </w:tc>
        <w:tc>
          <w:tcPr>
            <w:tcW w:w="974" w:type="dxa"/>
            <w:noWrap/>
            <w:hideMark/>
          </w:tcPr>
          <w:p w14:paraId="7E3BE3A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0.0000402</w:t>
            </w:r>
          </w:p>
        </w:tc>
        <w:tc>
          <w:tcPr>
            <w:tcW w:w="1276" w:type="dxa"/>
            <w:noWrap/>
            <w:hideMark/>
          </w:tcPr>
          <w:p w14:paraId="5A98A2C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0.000174243</w:t>
            </w:r>
          </w:p>
        </w:tc>
        <w:tc>
          <w:tcPr>
            <w:tcW w:w="3740" w:type="dxa"/>
            <w:noWrap/>
            <w:hideMark/>
          </w:tcPr>
          <w:p w14:paraId="2CA99FE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Energy metabolism/Photosynthesis/Photosystem I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02686B8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4CA45E78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3AD9300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BSR22_01950</w:t>
            </w:r>
          </w:p>
        </w:tc>
        <w:tc>
          <w:tcPr>
            <w:tcW w:w="2125" w:type="dxa"/>
            <w:noWrap/>
            <w:hideMark/>
          </w:tcPr>
          <w:p w14:paraId="3913FC7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4EC95A7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-1.7</w:t>
            </w:r>
          </w:p>
        </w:tc>
        <w:tc>
          <w:tcPr>
            <w:tcW w:w="974" w:type="dxa"/>
            <w:noWrap/>
            <w:hideMark/>
          </w:tcPr>
          <w:p w14:paraId="1DA05D0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0.002436832</w:t>
            </w:r>
          </w:p>
        </w:tc>
        <w:tc>
          <w:tcPr>
            <w:tcW w:w="1276" w:type="dxa"/>
            <w:noWrap/>
            <w:hideMark/>
          </w:tcPr>
          <w:p w14:paraId="2C1D883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0.006640638</w:t>
            </w:r>
          </w:p>
        </w:tc>
        <w:tc>
          <w:tcPr>
            <w:tcW w:w="3740" w:type="dxa"/>
            <w:noWrap/>
            <w:hideMark/>
          </w:tcPr>
          <w:p w14:paraId="03FEB7E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5DE2460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7E4F71BB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58C8EDB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BSR22_02111</w:t>
            </w:r>
          </w:p>
        </w:tc>
        <w:tc>
          <w:tcPr>
            <w:tcW w:w="2125" w:type="dxa"/>
            <w:noWrap/>
            <w:hideMark/>
          </w:tcPr>
          <w:p w14:paraId="2F549AA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5BBE380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-1.7</w:t>
            </w:r>
          </w:p>
        </w:tc>
        <w:tc>
          <w:tcPr>
            <w:tcW w:w="974" w:type="dxa"/>
            <w:noWrap/>
            <w:hideMark/>
          </w:tcPr>
          <w:p w14:paraId="2B7887A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7.03E-18</w:t>
            </w:r>
          </w:p>
        </w:tc>
        <w:tc>
          <w:tcPr>
            <w:tcW w:w="1276" w:type="dxa"/>
            <w:noWrap/>
            <w:hideMark/>
          </w:tcPr>
          <w:p w14:paraId="49F948C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2.39E-16</w:t>
            </w:r>
          </w:p>
        </w:tc>
        <w:tc>
          <w:tcPr>
            <w:tcW w:w="3740" w:type="dxa"/>
            <w:noWrap/>
            <w:hideMark/>
          </w:tcPr>
          <w:p w14:paraId="7B6A6AE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3C9369D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700A670A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48CB07F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BSR22_01010</w:t>
            </w:r>
          </w:p>
        </w:tc>
        <w:tc>
          <w:tcPr>
            <w:tcW w:w="2125" w:type="dxa"/>
            <w:noWrap/>
            <w:hideMark/>
          </w:tcPr>
          <w:p w14:paraId="2FFDAAC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318E886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-1.7</w:t>
            </w:r>
          </w:p>
        </w:tc>
        <w:tc>
          <w:tcPr>
            <w:tcW w:w="974" w:type="dxa"/>
            <w:noWrap/>
            <w:hideMark/>
          </w:tcPr>
          <w:p w14:paraId="441318D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0.0000137</w:t>
            </w:r>
          </w:p>
        </w:tc>
        <w:tc>
          <w:tcPr>
            <w:tcW w:w="1276" w:type="dxa"/>
            <w:noWrap/>
            <w:hideMark/>
          </w:tcPr>
          <w:p w14:paraId="2BAD49B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0.0000659</w:t>
            </w:r>
          </w:p>
        </w:tc>
        <w:tc>
          <w:tcPr>
            <w:tcW w:w="3740" w:type="dxa"/>
            <w:noWrap/>
            <w:hideMark/>
          </w:tcPr>
          <w:p w14:paraId="31F11E1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0A1C057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2BC58F38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5A1FEF6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BSR22_01872</w:t>
            </w:r>
          </w:p>
        </w:tc>
        <w:tc>
          <w:tcPr>
            <w:tcW w:w="2125" w:type="dxa"/>
            <w:noWrap/>
            <w:hideMark/>
          </w:tcPr>
          <w:p w14:paraId="16303D8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53B5283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-1.7</w:t>
            </w:r>
          </w:p>
        </w:tc>
        <w:tc>
          <w:tcPr>
            <w:tcW w:w="974" w:type="dxa"/>
            <w:noWrap/>
            <w:hideMark/>
          </w:tcPr>
          <w:p w14:paraId="67D51E2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0.000120188</w:t>
            </w:r>
          </w:p>
        </w:tc>
        <w:tc>
          <w:tcPr>
            <w:tcW w:w="1276" w:type="dxa"/>
            <w:noWrap/>
            <w:hideMark/>
          </w:tcPr>
          <w:p w14:paraId="75F272E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0.000455424</w:t>
            </w:r>
          </w:p>
        </w:tc>
        <w:tc>
          <w:tcPr>
            <w:tcW w:w="3740" w:type="dxa"/>
            <w:noWrap/>
            <w:hideMark/>
          </w:tcPr>
          <w:p w14:paraId="712F766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44DEA0A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0C8387DE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5514107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BSR22_01617</w:t>
            </w:r>
          </w:p>
        </w:tc>
        <w:tc>
          <w:tcPr>
            <w:tcW w:w="2125" w:type="dxa"/>
            <w:noWrap/>
            <w:hideMark/>
          </w:tcPr>
          <w:p w14:paraId="7DC7824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69DD1B8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-1.6</w:t>
            </w:r>
          </w:p>
        </w:tc>
        <w:tc>
          <w:tcPr>
            <w:tcW w:w="974" w:type="dxa"/>
            <w:noWrap/>
            <w:hideMark/>
          </w:tcPr>
          <w:p w14:paraId="627700E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0.0000181</w:t>
            </w:r>
          </w:p>
        </w:tc>
        <w:tc>
          <w:tcPr>
            <w:tcW w:w="1276" w:type="dxa"/>
            <w:noWrap/>
            <w:hideMark/>
          </w:tcPr>
          <w:p w14:paraId="0A6ABAD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0.0000846</w:t>
            </w:r>
          </w:p>
        </w:tc>
        <w:tc>
          <w:tcPr>
            <w:tcW w:w="3740" w:type="dxa"/>
            <w:noWrap/>
            <w:hideMark/>
          </w:tcPr>
          <w:p w14:paraId="3B8DCB6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49C1025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58554720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2D00155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BSR22_01592</w:t>
            </w:r>
          </w:p>
        </w:tc>
        <w:tc>
          <w:tcPr>
            <w:tcW w:w="2125" w:type="dxa"/>
            <w:noWrap/>
            <w:hideMark/>
          </w:tcPr>
          <w:p w14:paraId="773F34D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Two component transcriptional regulator winged helix family </w:t>
            </w:r>
          </w:p>
        </w:tc>
        <w:tc>
          <w:tcPr>
            <w:tcW w:w="1096" w:type="dxa"/>
            <w:noWrap/>
            <w:hideMark/>
          </w:tcPr>
          <w:p w14:paraId="4EDC246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-1.6</w:t>
            </w:r>
          </w:p>
        </w:tc>
        <w:tc>
          <w:tcPr>
            <w:tcW w:w="974" w:type="dxa"/>
            <w:noWrap/>
            <w:hideMark/>
          </w:tcPr>
          <w:p w14:paraId="6E6E6C7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0.000000215</w:t>
            </w:r>
          </w:p>
        </w:tc>
        <w:tc>
          <w:tcPr>
            <w:tcW w:w="1276" w:type="dxa"/>
            <w:noWrap/>
            <w:hideMark/>
          </w:tcPr>
          <w:p w14:paraId="1D452A7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0.00000154</w:t>
            </w:r>
          </w:p>
        </w:tc>
        <w:tc>
          <w:tcPr>
            <w:tcW w:w="3740" w:type="dxa"/>
            <w:noWrap/>
            <w:hideMark/>
          </w:tcPr>
          <w:p w14:paraId="017BDC0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Environmental information processing/Signal transduction/Two-component system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07B57BA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41F9D75B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5A96885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BSR22_01761</w:t>
            </w:r>
          </w:p>
        </w:tc>
        <w:tc>
          <w:tcPr>
            <w:tcW w:w="2125" w:type="dxa"/>
            <w:noWrap/>
            <w:hideMark/>
          </w:tcPr>
          <w:p w14:paraId="5BF8DDA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Preprotein translocase subunit </w:t>
            </w:r>
          </w:p>
        </w:tc>
        <w:tc>
          <w:tcPr>
            <w:tcW w:w="1096" w:type="dxa"/>
            <w:noWrap/>
            <w:hideMark/>
          </w:tcPr>
          <w:p w14:paraId="755D038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-1.6</w:t>
            </w:r>
          </w:p>
        </w:tc>
        <w:tc>
          <w:tcPr>
            <w:tcW w:w="974" w:type="dxa"/>
            <w:noWrap/>
            <w:hideMark/>
          </w:tcPr>
          <w:p w14:paraId="0C5DF99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1.11E-10</w:t>
            </w:r>
          </w:p>
        </w:tc>
        <w:tc>
          <w:tcPr>
            <w:tcW w:w="1276" w:type="dxa"/>
            <w:noWrap/>
            <w:hideMark/>
          </w:tcPr>
          <w:p w14:paraId="0C3BCBC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1.44E-09</w:t>
            </w:r>
          </w:p>
        </w:tc>
        <w:tc>
          <w:tcPr>
            <w:tcW w:w="3740" w:type="dxa"/>
            <w:noWrap/>
            <w:hideMark/>
          </w:tcPr>
          <w:p w14:paraId="6D05493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Genetic information processing/Folding, sorting and degradation/Protein export</w:t>
            </w:r>
          </w:p>
          <w:p w14:paraId="7ED5A39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64F2642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52C8DBB1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28C7A31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BSR22_01075</w:t>
            </w:r>
          </w:p>
        </w:tc>
        <w:tc>
          <w:tcPr>
            <w:tcW w:w="2125" w:type="dxa"/>
            <w:noWrap/>
            <w:hideMark/>
          </w:tcPr>
          <w:p w14:paraId="0DC770F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Beta phycoerythrin-like protein </w:t>
            </w:r>
          </w:p>
        </w:tc>
        <w:tc>
          <w:tcPr>
            <w:tcW w:w="1096" w:type="dxa"/>
            <w:noWrap/>
            <w:hideMark/>
          </w:tcPr>
          <w:p w14:paraId="3745402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-1.6</w:t>
            </w:r>
          </w:p>
        </w:tc>
        <w:tc>
          <w:tcPr>
            <w:tcW w:w="974" w:type="dxa"/>
            <w:noWrap/>
            <w:hideMark/>
          </w:tcPr>
          <w:p w14:paraId="76BB914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2.1E-18</w:t>
            </w:r>
          </w:p>
        </w:tc>
        <w:tc>
          <w:tcPr>
            <w:tcW w:w="1276" w:type="dxa"/>
            <w:noWrap/>
            <w:hideMark/>
          </w:tcPr>
          <w:p w14:paraId="14C2357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7.86E-17</w:t>
            </w:r>
          </w:p>
        </w:tc>
        <w:tc>
          <w:tcPr>
            <w:tcW w:w="3740" w:type="dxa"/>
            <w:noWrap/>
            <w:hideMark/>
          </w:tcPr>
          <w:p w14:paraId="79896DF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Energy metabolism/Photosynthesis/Antenna proteins/Phycoerythrin (PE)</w:t>
            </w:r>
          </w:p>
          <w:p w14:paraId="284D94B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434F42F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49937818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7EA0E69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BSR22_00154</w:t>
            </w:r>
          </w:p>
        </w:tc>
        <w:tc>
          <w:tcPr>
            <w:tcW w:w="2125" w:type="dxa"/>
            <w:noWrap/>
            <w:hideMark/>
          </w:tcPr>
          <w:p w14:paraId="7DBB587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Lipid A core O-antigen ligase related enzyme </w:t>
            </w:r>
          </w:p>
        </w:tc>
        <w:tc>
          <w:tcPr>
            <w:tcW w:w="1096" w:type="dxa"/>
            <w:noWrap/>
            <w:hideMark/>
          </w:tcPr>
          <w:p w14:paraId="173EBC9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-1.6</w:t>
            </w:r>
          </w:p>
        </w:tc>
        <w:tc>
          <w:tcPr>
            <w:tcW w:w="974" w:type="dxa"/>
            <w:noWrap/>
            <w:hideMark/>
          </w:tcPr>
          <w:p w14:paraId="5CD6504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0.00000011</w:t>
            </w:r>
          </w:p>
        </w:tc>
        <w:tc>
          <w:tcPr>
            <w:tcW w:w="1276" w:type="dxa"/>
            <w:noWrap/>
            <w:hideMark/>
          </w:tcPr>
          <w:p w14:paraId="24D1FEE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0.000000837</w:t>
            </w:r>
          </w:p>
        </w:tc>
        <w:tc>
          <w:tcPr>
            <w:tcW w:w="3740" w:type="dxa"/>
            <w:noWrap/>
            <w:hideMark/>
          </w:tcPr>
          <w:p w14:paraId="272C67E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Glycan biosynthesis and metabolism/Lipopolysaccharide biosynthesis</w:t>
            </w:r>
          </w:p>
          <w:p w14:paraId="6D9A615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5695BD7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4C8FF4FC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39730B1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BSR22_01360</w:t>
            </w:r>
          </w:p>
        </w:tc>
        <w:tc>
          <w:tcPr>
            <w:tcW w:w="2125" w:type="dxa"/>
            <w:noWrap/>
            <w:hideMark/>
          </w:tcPr>
          <w:p w14:paraId="0D7D00B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Zn-dependent protease </w:t>
            </w:r>
          </w:p>
        </w:tc>
        <w:tc>
          <w:tcPr>
            <w:tcW w:w="1096" w:type="dxa"/>
            <w:noWrap/>
            <w:hideMark/>
          </w:tcPr>
          <w:p w14:paraId="0F914F6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-1.5</w:t>
            </w:r>
          </w:p>
        </w:tc>
        <w:tc>
          <w:tcPr>
            <w:tcW w:w="974" w:type="dxa"/>
            <w:noWrap/>
            <w:hideMark/>
          </w:tcPr>
          <w:p w14:paraId="549F59D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4.14E-08</w:t>
            </w:r>
          </w:p>
        </w:tc>
        <w:tc>
          <w:tcPr>
            <w:tcW w:w="1276" w:type="dxa"/>
            <w:noWrap/>
            <w:hideMark/>
          </w:tcPr>
          <w:p w14:paraId="00455A0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0.000000353</w:t>
            </w:r>
          </w:p>
        </w:tc>
        <w:tc>
          <w:tcPr>
            <w:tcW w:w="3740" w:type="dxa"/>
            <w:noWrap/>
            <w:hideMark/>
          </w:tcPr>
          <w:p w14:paraId="7F9B93B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Peptidases and inhibitors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0E7F814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11136F9E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49B6401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BSR22_01490</w:t>
            </w:r>
          </w:p>
        </w:tc>
        <w:tc>
          <w:tcPr>
            <w:tcW w:w="2125" w:type="dxa"/>
            <w:noWrap/>
            <w:hideMark/>
          </w:tcPr>
          <w:p w14:paraId="6FC666D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2963F27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-1.5</w:t>
            </w:r>
          </w:p>
        </w:tc>
        <w:tc>
          <w:tcPr>
            <w:tcW w:w="974" w:type="dxa"/>
            <w:noWrap/>
            <w:hideMark/>
          </w:tcPr>
          <w:p w14:paraId="7A59871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6.35E-15</w:t>
            </w:r>
          </w:p>
        </w:tc>
        <w:tc>
          <w:tcPr>
            <w:tcW w:w="1276" w:type="dxa"/>
            <w:noWrap/>
            <w:hideMark/>
          </w:tcPr>
          <w:p w14:paraId="57A0383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1.57E-13</w:t>
            </w:r>
          </w:p>
        </w:tc>
        <w:tc>
          <w:tcPr>
            <w:tcW w:w="3740" w:type="dxa"/>
            <w:noWrap/>
            <w:hideMark/>
          </w:tcPr>
          <w:p w14:paraId="389AC06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23D3D80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6B78DFFB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31ADC98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BSR22_00120</w:t>
            </w:r>
          </w:p>
        </w:tc>
        <w:tc>
          <w:tcPr>
            <w:tcW w:w="2125" w:type="dxa"/>
            <w:noWrap/>
            <w:hideMark/>
          </w:tcPr>
          <w:p w14:paraId="731924A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Flavodoxin </w:t>
            </w:r>
          </w:p>
        </w:tc>
        <w:tc>
          <w:tcPr>
            <w:tcW w:w="1096" w:type="dxa"/>
            <w:noWrap/>
            <w:hideMark/>
          </w:tcPr>
          <w:p w14:paraId="26A0B22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-1.5</w:t>
            </w:r>
          </w:p>
        </w:tc>
        <w:tc>
          <w:tcPr>
            <w:tcW w:w="974" w:type="dxa"/>
            <w:noWrap/>
            <w:hideMark/>
          </w:tcPr>
          <w:p w14:paraId="7DDF49B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0.000222116</w:t>
            </w:r>
          </w:p>
        </w:tc>
        <w:tc>
          <w:tcPr>
            <w:tcW w:w="1276" w:type="dxa"/>
            <w:noWrap/>
            <w:hideMark/>
          </w:tcPr>
          <w:p w14:paraId="7A1C29F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0.000786411</w:t>
            </w:r>
          </w:p>
        </w:tc>
        <w:tc>
          <w:tcPr>
            <w:tcW w:w="3740" w:type="dxa"/>
            <w:noWrap/>
            <w:hideMark/>
          </w:tcPr>
          <w:p w14:paraId="2582574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Energy metabolism/Photosynthesis/Photosynthetic electron transport/Iron-sulfur cluster assembly and Response to superoxide</w:t>
            </w:r>
          </w:p>
          <w:p w14:paraId="145AE5F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7E35A7F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3BAC63FD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17357DC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BSR22_00355</w:t>
            </w:r>
          </w:p>
        </w:tc>
        <w:tc>
          <w:tcPr>
            <w:tcW w:w="2125" w:type="dxa"/>
            <w:noWrap/>
            <w:hideMark/>
          </w:tcPr>
          <w:p w14:paraId="7A26C37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3C2557F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-1.5</w:t>
            </w:r>
          </w:p>
        </w:tc>
        <w:tc>
          <w:tcPr>
            <w:tcW w:w="974" w:type="dxa"/>
            <w:noWrap/>
            <w:hideMark/>
          </w:tcPr>
          <w:p w14:paraId="7FAD61B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2.37E-09</w:t>
            </w:r>
          </w:p>
        </w:tc>
        <w:tc>
          <w:tcPr>
            <w:tcW w:w="1276" w:type="dxa"/>
            <w:noWrap/>
            <w:hideMark/>
          </w:tcPr>
          <w:p w14:paraId="398BB84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2.62E-08</w:t>
            </w:r>
          </w:p>
        </w:tc>
        <w:tc>
          <w:tcPr>
            <w:tcW w:w="3740" w:type="dxa"/>
            <w:noWrap/>
            <w:hideMark/>
          </w:tcPr>
          <w:p w14:paraId="40283D6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62C85D3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1950B1AB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5F84C16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BSR22_01280</w:t>
            </w:r>
          </w:p>
        </w:tc>
        <w:tc>
          <w:tcPr>
            <w:tcW w:w="2125" w:type="dxa"/>
            <w:noWrap/>
            <w:hideMark/>
          </w:tcPr>
          <w:p w14:paraId="02FCFDE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Sec-independent protein translocase protein TatC </w:t>
            </w:r>
          </w:p>
        </w:tc>
        <w:tc>
          <w:tcPr>
            <w:tcW w:w="1096" w:type="dxa"/>
            <w:noWrap/>
            <w:hideMark/>
          </w:tcPr>
          <w:p w14:paraId="3EA5BDE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-1.5</w:t>
            </w:r>
          </w:p>
        </w:tc>
        <w:tc>
          <w:tcPr>
            <w:tcW w:w="974" w:type="dxa"/>
            <w:noWrap/>
            <w:hideMark/>
          </w:tcPr>
          <w:p w14:paraId="7772C36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1.43E-53</w:t>
            </w:r>
          </w:p>
        </w:tc>
        <w:tc>
          <w:tcPr>
            <w:tcW w:w="1276" w:type="dxa"/>
            <w:noWrap/>
            <w:hideMark/>
          </w:tcPr>
          <w:p w14:paraId="08BEFC4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2.62E-50</w:t>
            </w:r>
          </w:p>
        </w:tc>
        <w:tc>
          <w:tcPr>
            <w:tcW w:w="3740" w:type="dxa"/>
            <w:noWrap/>
            <w:hideMark/>
          </w:tcPr>
          <w:p w14:paraId="21E193C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Genetic information processing/Folding, sorting and degradation/Protein export</w:t>
            </w:r>
          </w:p>
          <w:p w14:paraId="65EFEF0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40B2757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362F531B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47BCAE6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BSR22_01363</w:t>
            </w:r>
          </w:p>
        </w:tc>
        <w:tc>
          <w:tcPr>
            <w:tcW w:w="2125" w:type="dxa"/>
            <w:noWrap/>
            <w:hideMark/>
          </w:tcPr>
          <w:p w14:paraId="2C7AC77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7D42B5E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-1.5</w:t>
            </w:r>
          </w:p>
        </w:tc>
        <w:tc>
          <w:tcPr>
            <w:tcW w:w="974" w:type="dxa"/>
            <w:noWrap/>
            <w:hideMark/>
          </w:tcPr>
          <w:p w14:paraId="03488BE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5.85E-19</w:t>
            </w:r>
          </w:p>
        </w:tc>
        <w:tc>
          <w:tcPr>
            <w:tcW w:w="1276" w:type="dxa"/>
            <w:noWrap/>
            <w:hideMark/>
          </w:tcPr>
          <w:p w14:paraId="112BC68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2.33E-17</w:t>
            </w:r>
          </w:p>
        </w:tc>
        <w:tc>
          <w:tcPr>
            <w:tcW w:w="3740" w:type="dxa"/>
            <w:noWrap/>
            <w:hideMark/>
          </w:tcPr>
          <w:p w14:paraId="576B156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42223A9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40D26905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509403E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BSR22_00288</w:t>
            </w:r>
          </w:p>
        </w:tc>
        <w:tc>
          <w:tcPr>
            <w:tcW w:w="2125" w:type="dxa"/>
            <w:noWrap/>
            <w:hideMark/>
          </w:tcPr>
          <w:p w14:paraId="5965BD1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Phosphoribosylaminoimidazole-succinocarboxamide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synthase </w:t>
            </w:r>
          </w:p>
        </w:tc>
        <w:tc>
          <w:tcPr>
            <w:tcW w:w="1096" w:type="dxa"/>
            <w:noWrap/>
            <w:hideMark/>
          </w:tcPr>
          <w:p w14:paraId="2F14A40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-1.5</w:t>
            </w:r>
          </w:p>
        </w:tc>
        <w:tc>
          <w:tcPr>
            <w:tcW w:w="974" w:type="dxa"/>
            <w:noWrap/>
            <w:hideMark/>
          </w:tcPr>
          <w:p w14:paraId="45E4831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0.000000187</w:t>
            </w:r>
          </w:p>
        </w:tc>
        <w:tc>
          <w:tcPr>
            <w:tcW w:w="1276" w:type="dxa"/>
            <w:noWrap/>
            <w:hideMark/>
          </w:tcPr>
          <w:p w14:paraId="6A86FE0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0.00000135</w:t>
            </w:r>
          </w:p>
        </w:tc>
        <w:tc>
          <w:tcPr>
            <w:tcW w:w="3740" w:type="dxa"/>
            <w:noWrap/>
            <w:hideMark/>
          </w:tcPr>
          <w:p w14:paraId="57CCFEA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Nucleotide metabolism/Purine metabolism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6E51526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0D93C931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6313C28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BSR22_00125</w:t>
            </w:r>
          </w:p>
        </w:tc>
        <w:tc>
          <w:tcPr>
            <w:tcW w:w="2125" w:type="dxa"/>
            <w:noWrap/>
            <w:hideMark/>
          </w:tcPr>
          <w:p w14:paraId="081B7DF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Putative helix-turn-helix protein </w:t>
            </w: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copG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family </w:t>
            </w:r>
          </w:p>
        </w:tc>
        <w:tc>
          <w:tcPr>
            <w:tcW w:w="1096" w:type="dxa"/>
            <w:noWrap/>
            <w:hideMark/>
          </w:tcPr>
          <w:p w14:paraId="21BCC91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-1.5</w:t>
            </w:r>
          </w:p>
        </w:tc>
        <w:tc>
          <w:tcPr>
            <w:tcW w:w="974" w:type="dxa"/>
            <w:noWrap/>
            <w:hideMark/>
          </w:tcPr>
          <w:p w14:paraId="627B7F6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2.37E-14</w:t>
            </w:r>
          </w:p>
        </w:tc>
        <w:tc>
          <w:tcPr>
            <w:tcW w:w="1276" w:type="dxa"/>
            <w:noWrap/>
            <w:hideMark/>
          </w:tcPr>
          <w:p w14:paraId="36D44D0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5.44E-13</w:t>
            </w:r>
          </w:p>
        </w:tc>
        <w:tc>
          <w:tcPr>
            <w:tcW w:w="3740" w:type="dxa"/>
            <w:noWrap/>
            <w:hideMark/>
          </w:tcPr>
          <w:p w14:paraId="099C6DA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Genetic information processing/Transcription factors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51282EA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541654EA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799A199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BSR22_00002</w:t>
            </w:r>
          </w:p>
        </w:tc>
        <w:tc>
          <w:tcPr>
            <w:tcW w:w="2125" w:type="dxa"/>
            <w:noWrap/>
            <w:hideMark/>
          </w:tcPr>
          <w:p w14:paraId="27D3B56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hypothetical protein</w:t>
            </w:r>
          </w:p>
        </w:tc>
        <w:tc>
          <w:tcPr>
            <w:tcW w:w="1096" w:type="dxa"/>
            <w:noWrap/>
            <w:hideMark/>
          </w:tcPr>
          <w:p w14:paraId="7FE40A3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-1.4</w:t>
            </w:r>
          </w:p>
        </w:tc>
        <w:tc>
          <w:tcPr>
            <w:tcW w:w="974" w:type="dxa"/>
            <w:noWrap/>
            <w:hideMark/>
          </w:tcPr>
          <w:p w14:paraId="6A689DD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0.0000264</w:t>
            </w:r>
          </w:p>
        </w:tc>
        <w:tc>
          <w:tcPr>
            <w:tcW w:w="1276" w:type="dxa"/>
            <w:noWrap/>
            <w:hideMark/>
          </w:tcPr>
          <w:p w14:paraId="4A7D4F5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0.000118952</w:t>
            </w:r>
          </w:p>
        </w:tc>
        <w:tc>
          <w:tcPr>
            <w:tcW w:w="3740" w:type="dxa"/>
            <w:noWrap/>
            <w:hideMark/>
          </w:tcPr>
          <w:p w14:paraId="4459F34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Hypothetical protein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49D6E4D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5EF8B83B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77C4670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BSR22_01455</w:t>
            </w:r>
          </w:p>
        </w:tc>
        <w:tc>
          <w:tcPr>
            <w:tcW w:w="2125" w:type="dxa"/>
            <w:noWrap/>
            <w:hideMark/>
          </w:tcPr>
          <w:p w14:paraId="44B259F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Glutathione S-transferase N terminus </w:t>
            </w:r>
          </w:p>
        </w:tc>
        <w:tc>
          <w:tcPr>
            <w:tcW w:w="1096" w:type="dxa"/>
            <w:noWrap/>
            <w:hideMark/>
          </w:tcPr>
          <w:p w14:paraId="0931C5C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-1.4</w:t>
            </w:r>
          </w:p>
        </w:tc>
        <w:tc>
          <w:tcPr>
            <w:tcW w:w="974" w:type="dxa"/>
            <w:noWrap/>
            <w:hideMark/>
          </w:tcPr>
          <w:p w14:paraId="557D187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0.000499075</w:t>
            </w:r>
          </w:p>
        </w:tc>
        <w:tc>
          <w:tcPr>
            <w:tcW w:w="1276" w:type="dxa"/>
            <w:noWrap/>
            <w:hideMark/>
          </w:tcPr>
          <w:p w14:paraId="3B21724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0.001649196</w:t>
            </w:r>
          </w:p>
        </w:tc>
        <w:tc>
          <w:tcPr>
            <w:tcW w:w="3740" w:type="dxa"/>
            <w:noWrap/>
            <w:hideMark/>
          </w:tcPr>
          <w:p w14:paraId="0D29620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Metabolism of other amino acids/Glutathione metabolism </w:t>
            </w:r>
          </w:p>
          <w:p w14:paraId="07A2CA1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0B30820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33B5173A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06C0950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BSR22_01411</w:t>
            </w:r>
          </w:p>
        </w:tc>
        <w:tc>
          <w:tcPr>
            <w:tcW w:w="2125" w:type="dxa"/>
            <w:noWrap/>
            <w:hideMark/>
          </w:tcPr>
          <w:p w14:paraId="25225FC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32C1F3A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-1.4</w:t>
            </w:r>
          </w:p>
        </w:tc>
        <w:tc>
          <w:tcPr>
            <w:tcW w:w="974" w:type="dxa"/>
            <w:noWrap/>
            <w:hideMark/>
          </w:tcPr>
          <w:p w14:paraId="55ADC9C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0.00000115</w:t>
            </w:r>
          </w:p>
        </w:tc>
        <w:tc>
          <w:tcPr>
            <w:tcW w:w="1276" w:type="dxa"/>
            <w:noWrap/>
            <w:hideMark/>
          </w:tcPr>
          <w:p w14:paraId="07239FC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0.00000699</w:t>
            </w:r>
          </w:p>
        </w:tc>
        <w:tc>
          <w:tcPr>
            <w:tcW w:w="3740" w:type="dxa"/>
            <w:noWrap/>
            <w:hideMark/>
          </w:tcPr>
          <w:p w14:paraId="7CB57B1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5941285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04185C2C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4548D77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BSR22_01830</w:t>
            </w:r>
          </w:p>
        </w:tc>
        <w:tc>
          <w:tcPr>
            <w:tcW w:w="2125" w:type="dxa"/>
            <w:noWrap/>
            <w:hideMark/>
          </w:tcPr>
          <w:p w14:paraId="167E264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Possible SMC domain N terminal domain </w:t>
            </w:r>
          </w:p>
        </w:tc>
        <w:tc>
          <w:tcPr>
            <w:tcW w:w="1096" w:type="dxa"/>
            <w:noWrap/>
            <w:hideMark/>
          </w:tcPr>
          <w:p w14:paraId="008F40E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-1.4</w:t>
            </w:r>
          </w:p>
        </w:tc>
        <w:tc>
          <w:tcPr>
            <w:tcW w:w="974" w:type="dxa"/>
            <w:noWrap/>
            <w:hideMark/>
          </w:tcPr>
          <w:p w14:paraId="12BA4A0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0.007957534</w:t>
            </w:r>
          </w:p>
        </w:tc>
        <w:tc>
          <w:tcPr>
            <w:tcW w:w="1276" w:type="dxa"/>
            <w:noWrap/>
            <w:hideMark/>
          </w:tcPr>
          <w:p w14:paraId="0FB662B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0.019077277</w:t>
            </w:r>
          </w:p>
        </w:tc>
        <w:tc>
          <w:tcPr>
            <w:tcW w:w="3740" w:type="dxa"/>
            <w:noWrap/>
            <w:hideMark/>
          </w:tcPr>
          <w:p w14:paraId="62F5844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Genetic information processing/DNA repair and recombination proteins </w:t>
            </w:r>
          </w:p>
          <w:p w14:paraId="7FE02A5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55C5108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2DC4DBF5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3594B5E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BSR22_01828</w:t>
            </w:r>
          </w:p>
        </w:tc>
        <w:tc>
          <w:tcPr>
            <w:tcW w:w="2125" w:type="dxa"/>
            <w:noWrap/>
            <w:hideMark/>
          </w:tcPr>
          <w:p w14:paraId="25129E4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Probable ribonuclease II </w:t>
            </w:r>
          </w:p>
        </w:tc>
        <w:tc>
          <w:tcPr>
            <w:tcW w:w="1096" w:type="dxa"/>
            <w:noWrap/>
            <w:hideMark/>
          </w:tcPr>
          <w:p w14:paraId="564E06D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-1.4</w:t>
            </w:r>
          </w:p>
        </w:tc>
        <w:tc>
          <w:tcPr>
            <w:tcW w:w="974" w:type="dxa"/>
            <w:noWrap/>
            <w:hideMark/>
          </w:tcPr>
          <w:p w14:paraId="0A686CA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8.55E-09</w:t>
            </w:r>
          </w:p>
        </w:tc>
        <w:tc>
          <w:tcPr>
            <w:tcW w:w="1276" w:type="dxa"/>
            <w:noWrap/>
            <w:hideMark/>
          </w:tcPr>
          <w:p w14:paraId="631CE54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8.24E-08</w:t>
            </w:r>
          </w:p>
        </w:tc>
        <w:tc>
          <w:tcPr>
            <w:tcW w:w="3740" w:type="dxa"/>
            <w:noWrap/>
            <w:hideMark/>
          </w:tcPr>
          <w:p w14:paraId="6694F83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Genetic information processing/Transfer RNA biogenesis</w:t>
            </w:r>
          </w:p>
          <w:p w14:paraId="7C030F8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1C7774B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2E43B49A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7437132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BSR22_02056</w:t>
            </w:r>
          </w:p>
        </w:tc>
        <w:tc>
          <w:tcPr>
            <w:tcW w:w="2125" w:type="dxa"/>
            <w:noWrap/>
            <w:hideMark/>
          </w:tcPr>
          <w:p w14:paraId="7FE7A8F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754B1E0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-1.4</w:t>
            </w:r>
          </w:p>
        </w:tc>
        <w:tc>
          <w:tcPr>
            <w:tcW w:w="974" w:type="dxa"/>
            <w:noWrap/>
            <w:hideMark/>
          </w:tcPr>
          <w:p w14:paraId="5DCB887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4.31E-17</w:t>
            </w:r>
          </w:p>
        </w:tc>
        <w:tc>
          <w:tcPr>
            <w:tcW w:w="1276" w:type="dxa"/>
            <w:noWrap/>
            <w:hideMark/>
          </w:tcPr>
          <w:p w14:paraId="6440528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1.36E-15</w:t>
            </w:r>
          </w:p>
        </w:tc>
        <w:tc>
          <w:tcPr>
            <w:tcW w:w="3740" w:type="dxa"/>
            <w:noWrap/>
            <w:hideMark/>
          </w:tcPr>
          <w:p w14:paraId="12AA7EC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31CD5BB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242228A7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767431D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BSR22_01951</w:t>
            </w:r>
          </w:p>
        </w:tc>
        <w:tc>
          <w:tcPr>
            <w:tcW w:w="2125" w:type="dxa"/>
            <w:noWrap/>
            <w:hideMark/>
          </w:tcPr>
          <w:p w14:paraId="62A9D4C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2854F34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-1.4</w:t>
            </w:r>
          </w:p>
        </w:tc>
        <w:tc>
          <w:tcPr>
            <w:tcW w:w="974" w:type="dxa"/>
            <w:noWrap/>
            <w:hideMark/>
          </w:tcPr>
          <w:p w14:paraId="5E05662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1.11E-16</w:t>
            </w:r>
          </w:p>
        </w:tc>
        <w:tc>
          <w:tcPr>
            <w:tcW w:w="1276" w:type="dxa"/>
            <w:noWrap/>
            <w:hideMark/>
          </w:tcPr>
          <w:p w14:paraId="102C8F9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3.28E-15</w:t>
            </w:r>
          </w:p>
        </w:tc>
        <w:tc>
          <w:tcPr>
            <w:tcW w:w="3740" w:type="dxa"/>
            <w:noWrap/>
            <w:hideMark/>
          </w:tcPr>
          <w:p w14:paraId="188DF1F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1887931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5279E6AF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4D7E65F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BSR22_01385</w:t>
            </w:r>
          </w:p>
        </w:tc>
        <w:tc>
          <w:tcPr>
            <w:tcW w:w="2125" w:type="dxa"/>
            <w:noWrap/>
            <w:hideMark/>
          </w:tcPr>
          <w:p w14:paraId="051A594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Glycosyltransferases involved in cell wall biogenesis </w:t>
            </w:r>
          </w:p>
        </w:tc>
        <w:tc>
          <w:tcPr>
            <w:tcW w:w="1096" w:type="dxa"/>
            <w:noWrap/>
            <w:hideMark/>
          </w:tcPr>
          <w:p w14:paraId="5EE084A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-1.4</w:t>
            </w:r>
          </w:p>
        </w:tc>
        <w:tc>
          <w:tcPr>
            <w:tcW w:w="974" w:type="dxa"/>
            <w:noWrap/>
            <w:hideMark/>
          </w:tcPr>
          <w:p w14:paraId="664E2F3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0.014302352</w:t>
            </w:r>
          </w:p>
        </w:tc>
        <w:tc>
          <w:tcPr>
            <w:tcW w:w="1276" w:type="dxa"/>
            <w:noWrap/>
            <w:hideMark/>
          </w:tcPr>
          <w:p w14:paraId="6077544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0.031189672</w:t>
            </w:r>
          </w:p>
        </w:tc>
        <w:tc>
          <w:tcPr>
            <w:tcW w:w="3740" w:type="dxa"/>
            <w:noWrap/>
            <w:hideMark/>
          </w:tcPr>
          <w:p w14:paraId="5CE94A8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Glycosyltransferases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7CDD57B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5A38E6D8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2993A93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BSR22_01701</w:t>
            </w:r>
          </w:p>
        </w:tc>
        <w:tc>
          <w:tcPr>
            <w:tcW w:w="2125" w:type="dxa"/>
            <w:noWrap/>
            <w:hideMark/>
          </w:tcPr>
          <w:p w14:paraId="20CF23B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Possible S1 RNA binding domain-containing protein </w:t>
            </w:r>
          </w:p>
        </w:tc>
        <w:tc>
          <w:tcPr>
            <w:tcW w:w="1096" w:type="dxa"/>
            <w:noWrap/>
            <w:hideMark/>
          </w:tcPr>
          <w:p w14:paraId="459A8FB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-1.4</w:t>
            </w:r>
          </w:p>
        </w:tc>
        <w:tc>
          <w:tcPr>
            <w:tcW w:w="974" w:type="dxa"/>
            <w:noWrap/>
            <w:hideMark/>
          </w:tcPr>
          <w:p w14:paraId="5588C7C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5.27E-08</w:t>
            </w:r>
          </w:p>
        </w:tc>
        <w:tc>
          <w:tcPr>
            <w:tcW w:w="1276" w:type="dxa"/>
            <w:noWrap/>
            <w:hideMark/>
          </w:tcPr>
          <w:p w14:paraId="7B643A9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0.000000433</w:t>
            </w:r>
          </w:p>
        </w:tc>
        <w:tc>
          <w:tcPr>
            <w:tcW w:w="3740" w:type="dxa"/>
            <w:noWrap/>
            <w:hideMark/>
          </w:tcPr>
          <w:p w14:paraId="4F296A6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Genetic Information Processing/Translation/Ribosome</w:t>
            </w:r>
          </w:p>
          <w:p w14:paraId="02E3FBD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7F4020D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60F6FA47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53FCDE4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BSR22_02110</w:t>
            </w:r>
          </w:p>
        </w:tc>
        <w:tc>
          <w:tcPr>
            <w:tcW w:w="2125" w:type="dxa"/>
            <w:noWrap/>
            <w:hideMark/>
          </w:tcPr>
          <w:p w14:paraId="26E86CF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3DA9F0E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-1.4</w:t>
            </w:r>
          </w:p>
        </w:tc>
        <w:tc>
          <w:tcPr>
            <w:tcW w:w="974" w:type="dxa"/>
            <w:noWrap/>
            <w:hideMark/>
          </w:tcPr>
          <w:p w14:paraId="3B8C140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5.91E-18</w:t>
            </w:r>
          </w:p>
        </w:tc>
        <w:tc>
          <w:tcPr>
            <w:tcW w:w="1276" w:type="dxa"/>
            <w:noWrap/>
            <w:hideMark/>
          </w:tcPr>
          <w:p w14:paraId="07E9344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2.05E-16</w:t>
            </w:r>
          </w:p>
        </w:tc>
        <w:tc>
          <w:tcPr>
            <w:tcW w:w="3740" w:type="dxa"/>
            <w:noWrap/>
            <w:hideMark/>
          </w:tcPr>
          <w:p w14:paraId="1887323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159DC76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60C9B4C7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7DEC636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BSR22_01276</w:t>
            </w:r>
          </w:p>
        </w:tc>
        <w:tc>
          <w:tcPr>
            <w:tcW w:w="2125" w:type="dxa"/>
            <w:noWrap/>
            <w:hideMark/>
          </w:tcPr>
          <w:p w14:paraId="70AEA96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Prolipoprotein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diacylglyceryl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transferase </w:t>
            </w:r>
          </w:p>
        </w:tc>
        <w:tc>
          <w:tcPr>
            <w:tcW w:w="1096" w:type="dxa"/>
            <w:noWrap/>
            <w:hideMark/>
          </w:tcPr>
          <w:p w14:paraId="77A4E05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-1.4</w:t>
            </w:r>
          </w:p>
        </w:tc>
        <w:tc>
          <w:tcPr>
            <w:tcW w:w="974" w:type="dxa"/>
            <w:noWrap/>
            <w:hideMark/>
          </w:tcPr>
          <w:p w14:paraId="0B3FCF1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3.25E-23</w:t>
            </w:r>
          </w:p>
        </w:tc>
        <w:tc>
          <w:tcPr>
            <w:tcW w:w="1276" w:type="dxa"/>
            <w:noWrap/>
            <w:hideMark/>
          </w:tcPr>
          <w:p w14:paraId="29F94D1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2.48E-21</w:t>
            </w:r>
          </w:p>
        </w:tc>
        <w:tc>
          <w:tcPr>
            <w:tcW w:w="3740" w:type="dxa"/>
            <w:noWrap/>
            <w:hideMark/>
          </w:tcPr>
          <w:p w14:paraId="5C0F8F7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Unclassified: metabolism/Enzymes with EC numbers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5BFF00A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310AAF6F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35291E8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BSR22_01808</w:t>
            </w:r>
          </w:p>
        </w:tc>
        <w:tc>
          <w:tcPr>
            <w:tcW w:w="2125" w:type="dxa"/>
            <w:noWrap/>
            <w:hideMark/>
          </w:tcPr>
          <w:p w14:paraId="0584A13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Possible cysteine </w:t>
            </w: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desulfurase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(Class-V aminotransferase family) </w:t>
            </w:r>
          </w:p>
        </w:tc>
        <w:tc>
          <w:tcPr>
            <w:tcW w:w="1096" w:type="dxa"/>
            <w:noWrap/>
            <w:hideMark/>
          </w:tcPr>
          <w:p w14:paraId="4C28BC9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-1.4</w:t>
            </w:r>
          </w:p>
        </w:tc>
        <w:tc>
          <w:tcPr>
            <w:tcW w:w="974" w:type="dxa"/>
            <w:noWrap/>
            <w:hideMark/>
          </w:tcPr>
          <w:p w14:paraId="51D7433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0.000000303</w:t>
            </w:r>
          </w:p>
        </w:tc>
        <w:tc>
          <w:tcPr>
            <w:tcW w:w="1276" w:type="dxa"/>
            <w:noWrap/>
            <w:hideMark/>
          </w:tcPr>
          <w:p w14:paraId="4A39AF4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0.00000211</w:t>
            </w:r>
          </w:p>
        </w:tc>
        <w:tc>
          <w:tcPr>
            <w:tcW w:w="3740" w:type="dxa"/>
            <w:noWrap/>
            <w:hideMark/>
          </w:tcPr>
          <w:p w14:paraId="22070A8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Cofactors and vitamins metabolism/Thiamine (Vitamin B1) metabolism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032B593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0263BCF3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01F8F2F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BSR22_00826</w:t>
            </w:r>
          </w:p>
        </w:tc>
        <w:tc>
          <w:tcPr>
            <w:tcW w:w="2125" w:type="dxa"/>
            <w:noWrap/>
            <w:hideMark/>
          </w:tcPr>
          <w:p w14:paraId="468ED78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Putative bacterioferritin </w:t>
            </w: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comigratory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(BCP) protein </w:t>
            </w:r>
          </w:p>
        </w:tc>
        <w:tc>
          <w:tcPr>
            <w:tcW w:w="1096" w:type="dxa"/>
            <w:noWrap/>
            <w:hideMark/>
          </w:tcPr>
          <w:p w14:paraId="70F0684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-1.4</w:t>
            </w:r>
          </w:p>
        </w:tc>
        <w:tc>
          <w:tcPr>
            <w:tcW w:w="974" w:type="dxa"/>
            <w:noWrap/>
            <w:hideMark/>
          </w:tcPr>
          <w:p w14:paraId="51DC9E9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0.00000294</w:t>
            </w:r>
          </w:p>
        </w:tc>
        <w:tc>
          <w:tcPr>
            <w:tcW w:w="1276" w:type="dxa"/>
            <w:noWrap/>
            <w:hideMark/>
          </w:tcPr>
          <w:p w14:paraId="17BDE9F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0.0000165</w:t>
            </w:r>
          </w:p>
        </w:tc>
        <w:tc>
          <w:tcPr>
            <w:tcW w:w="3740" w:type="dxa"/>
            <w:noWrap/>
            <w:hideMark/>
          </w:tcPr>
          <w:p w14:paraId="6BC4948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Oxidoreductases/Response to oxidative stress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6F82A79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1BAC634D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4754643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BSR22_01076</w:t>
            </w:r>
          </w:p>
        </w:tc>
        <w:tc>
          <w:tcPr>
            <w:tcW w:w="2125" w:type="dxa"/>
            <w:noWrap/>
            <w:hideMark/>
          </w:tcPr>
          <w:p w14:paraId="0B952C5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Chromophore lyase </w:t>
            </w: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CpcS-CpeS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096" w:type="dxa"/>
            <w:noWrap/>
            <w:hideMark/>
          </w:tcPr>
          <w:p w14:paraId="74D38D8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-1.4</w:t>
            </w:r>
          </w:p>
        </w:tc>
        <w:tc>
          <w:tcPr>
            <w:tcW w:w="974" w:type="dxa"/>
            <w:noWrap/>
            <w:hideMark/>
          </w:tcPr>
          <w:p w14:paraId="72E85DA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1.93E-10</w:t>
            </w:r>
          </w:p>
        </w:tc>
        <w:tc>
          <w:tcPr>
            <w:tcW w:w="1276" w:type="dxa"/>
            <w:noWrap/>
            <w:hideMark/>
          </w:tcPr>
          <w:p w14:paraId="575E077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2.44E-09</w:t>
            </w:r>
          </w:p>
        </w:tc>
        <w:tc>
          <w:tcPr>
            <w:tcW w:w="3740" w:type="dxa"/>
            <w:noWrap/>
            <w:hideMark/>
          </w:tcPr>
          <w:p w14:paraId="4D514FC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Lyase activity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436F30B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6DEE05FF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3F6A48C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BSR22_01940</w:t>
            </w:r>
          </w:p>
        </w:tc>
        <w:tc>
          <w:tcPr>
            <w:tcW w:w="2125" w:type="dxa"/>
            <w:noWrap/>
            <w:hideMark/>
          </w:tcPr>
          <w:p w14:paraId="6B75EE6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2647BA8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-1.3</w:t>
            </w:r>
          </w:p>
        </w:tc>
        <w:tc>
          <w:tcPr>
            <w:tcW w:w="974" w:type="dxa"/>
            <w:noWrap/>
            <w:hideMark/>
          </w:tcPr>
          <w:p w14:paraId="28CC00C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7.47E-08</w:t>
            </w:r>
          </w:p>
        </w:tc>
        <w:tc>
          <w:tcPr>
            <w:tcW w:w="1276" w:type="dxa"/>
            <w:noWrap/>
            <w:hideMark/>
          </w:tcPr>
          <w:p w14:paraId="3547629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0.00000059</w:t>
            </w:r>
          </w:p>
        </w:tc>
        <w:tc>
          <w:tcPr>
            <w:tcW w:w="3740" w:type="dxa"/>
            <w:noWrap/>
            <w:hideMark/>
          </w:tcPr>
          <w:p w14:paraId="0E9DCB1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5686015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0800D220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5F690BF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BSR22_01777</w:t>
            </w:r>
          </w:p>
        </w:tc>
        <w:tc>
          <w:tcPr>
            <w:tcW w:w="2125" w:type="dxa"/>
            <w:noWrap/>
            <w:hideMark/>
          </w:tcPr>
          <w:p w14:paraId="5BFCADD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07A4EF6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-1.3</w:t>
            </w:r>
          </w:p>
        </w:tc>
        <w:tc>
          <w:tcPr>
            <w:tcW w:w="974" w:type="dxa"/>
            <w:noWrap/>
            <w:hideMark/>
          </w:tcPr>
          <w:p w14:paraId="5D8169B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0.012383583</w:t>
            </w:r>
          </w:p>
        </w:tc>
        <w:tc>
          <w:tcPr>
            <w:tcW w:w="1276" w:type="dxa"/>
            <w:noWrap/>
            <w:hideMark/>
          </w:tcPr>
          <w:p w14:paraId="48C21BE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0.027764658</w:t>
            </w:r>
          </w:p>
        </w:tc>
        <w:tc>
          <w:tcPr>
            <w:tcW w:w="3740" w:type="dxa"/>
            <w:noWrap/>
            <w:hideMark/>
          </w:tcPr>
          <w:p w14:paraId="59B629A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3C684A8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16B31CE1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2289D35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BSR22_00067</w:t>
            </w:r>
          </w:p>
        </w:tc>
        <w:tc>
          <w:tcPr>
            <w:tcW w:w="2125" w:type="dxa"/>
            <w:noWrap/>
            <w:hideMark/>
          </w:tcPr>
          <w:p w14:paraId="1C7E8A6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3D904F4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-1.3</w:t>
            </w:r>
          </w:p>
        </w:tc>
        <w:tc>
          <w:tcPr>
            <w:tcW w:w="974" w:type="dxa"/>
            <w:noWrap/>
            <w:hideMark/>
          </w:tcPr>
          <w:p w14:paraId="643F64E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0.000365892</w:t>
            </w:r>
          </w:p>
        </w:tc>
        <w:tc>
          <w:tcPr>
            <w:tcW w:w="1276" w:type="dxa"/>
            <w:noWrap/>
            <w:hideMark/>
          </w:tcPr>
          <w:p w14:paraId="6F0E347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0.001240382</w:t>
            </w:r>
          </w:p>
        </w:tc>
        <w:tc>
          <w:tcPr>
            <w:tcW w:w="3740" w:type="dxa"/>
            <w:noWrap/>
            <w:hideMark/>
          </w:tcPr>
          <w:p w14:paraId="0F00084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0F49A10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6E50455F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706791F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BSR22_01933</w:t>
            </w:r>
          </w:p>
        </w:tc>
        <w:tc>
          <w:tcPr>
            <w:tcW w:w="2125" w:type="dxa"/>
            <w:noWrap/>
            <w:hideMark/>
          </w:tcPr>
          <w:p w14:paraId="5057B3B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Possible Legume lectins alpha domain-containing protein </w:t>
            </w:r>
          </w:p>
        </w:tc>
        <w:tc>
          <w:tcPr>
            <w:tcW w:w="1096" w:type="dxa"/>
            <w:noWrap/>
            <w:hideMark/>
          </w:tcPr>
          <w:p w14:paraId="4F95EDB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-1.3</w:t>
            </w:r>
          </w:p>
        </w:tc>
        <w:tc>
          <w:tcPr>
            <w:tcW w:w="974" w:type="dxa"/>
            <w:noWrap/>
            <w:hideMark/>
          </w:tcPr>
          <w:p w14:paraId="45CD397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0.009681589</w:t>
            </w:r>
          </w:p>
        </w:tc>
        <w:tc>
          <w:tcPr>
            <w:tcW w:w="1276" w:type="dxa"/>
            <w:noWrap/>
            <w:hideMark/>
          </w:tcPr>
          <w:p w14:paraId="6D22FFC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0.022504479</w:t>
            </w:r>
          </w:p>
        </w:tc>
        <w:tc>
          <w:tcPr>
            <w:tcW w:w="3740" w:type="dxa"/>
            <w:noWrap/>
            <w:hideMark/>
          </w:tcPr>
          <w:p w14:paraId="72BB0B7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Carbohydrate binding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0CB3F1C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3EFF3687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1882500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BSR22_01699</w:t>
            </w:r>
          </w:p>
        </w:tc>
        <w:tc>
          <w:tcPr>
            <w:tcW w:w="2125" w:type="dxa"/>
            <w:noWrap/>
            <w:hideMark/>
          </w:tcPr>
          <w:p w14:paraId="5A45534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Rieske iron-sulfur protein 2Fe-2S subunit </w:t>
            </w:r>
          </w:p>
        </w:tc>
        <w:tc>
          <w:tcPr>
            <w:tcW w:w="1096" w:type="dxa"/>
            <w:noWrap/>
            <w:hideMark/>
          </w:tcPr>
          <w:p w14:paraId="30993EE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-1.3</w:t>
            </w:r>
          </w:p>
        </w:tc>
        <w:tc>
          <w:tcPr>
            <w:tcW w:w="974" w:type="dxa"/>
            <w:noWrap/>
            <w:hideMark/>
          </w:tcPr>
          <w:p w14:paraId="020F423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3.5E-30</w:t>
            </w:r>
          </w:p>
        </w:tc>
        <w:tc>
          <w:tcPr>
            <w:tcW w:w="1276" w:type="dxa"/>
            <w:noWrap/>
            <w:hideMark/>
          </w:tcPr>
          <w:p w14:paraId="1E6D16F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5.83E-28</w:t>
            </w:r>
          </w:p>
        </w:tc>
        <w:tc>
          <w:tcPr>
            <w:tcW w:w="3740" w:type="dxa"/>
            <w:noWrap/>
            <w:hideMark/>
          </w:tcPr>
          <w:p w14:paraId="5A16144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Energy metabolism/Photosynthesis/Photosynthetic electron transport/Mediates electron transfer from iron-sulfur centers of photosystem I (PSI-C subunit) to ferredoxin NADP reductase</w:t>
            </w:r>
          </w:p>
          <w:p w14:paraId="1C1430B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4D9DEFA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35391268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5FDBAB9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BSR22_00609</w:t>
            </w:r>
          </w:p>
        </w:tc>
        <w:tc>
          <w:tcPr>
            <w:tcW w:w="2125" w:type="dxa"/>
            <w:noWrap/>
            <w:hideMark/>
          </w:tcPr>
          <w:p w14:paraId="0953865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Glutamine--fructose-6-phosphate aminotransferase isomerizing </w:t>
            </w:r>
          </w:p>
        </w:tc>
        <w:tc>
          <w:tcPr>
            <w:tcW w:w="1096" w:type="dxa"/>
            <w:noWrap/>
            <w:hideMark/>
          </w:tcPr>
          <w:p w14:paraId="6454BAE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-1.3</w:t>
            </w:r>
          </w:p>
        </w:tc>
        <w:tc>
          <w:tcPr>
            <w:tcW w:w="974" w:type="dxa"/>
            <w:noWrap/>
            <w:hideMark/>
          </w:tcPr>
          <w:p w14:paraId="2193E65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2.83E-39</w:t>
            </w:r>
          </w:p>
        </w:tc>
        <w:tc>
          <w:tcPr>
            <w:tcW w:w="1276" w:type="dxa"/>
            <w:noWrap/>
            <w:hideMark/>
          </w:tcPr>
          <w:p w14:paraId="41F8AC6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1.04E-36</w:t>
            </w:r>
          </w:p>
        </w:tc>
        <w:tc>
          <w:tcPr>
            <w:tcW w:w="3740" w:type="dxa"/>
            <w:noWrap/>
            <w:hideMark/>
          </w:tcPr>
          <w:p w14:paraId="7BFB2E4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Carbohydrate metabolism/Amino sugar and nucleotide sugar metabolism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6E2C515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0730F872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6983E23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BSR22_01478</w:t>
            </w:r>
          </w:p>
        </w:tc>
        <w:tc>
          <w:tcPr>
            <w:tcW w:w="2125" w:type="dxa"/>
            <w:noWrap/>
            <w:hideMark/>
          </w:tcPr>
          <w:p w14:paraId="038B42C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108DDFD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-1.3</w:t>
            </w:r>
          </w:p>
        </w:tc>
        <w:tc>
          <w:tcPr>
            <w:tcW w:w="974" w:type="dxa"/>
            <w:noWrap/>
            <w:hideMark/>
          </w:tcPr>
          <w:p w14:paraId="2DD0947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0.003570306</w:t>
            </w:r>
          </w:p>
        </w:tc>
        <w:tc>
          <w:tcPr>
            <w:tcW w:w="1276" w:type="dxa"/>
            <w:noWrap/>
            <w:hideMark/>
          </w:tcPr>
          <w:p w14:paraId="35DB976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0.009367583</w:t>
            </w:r>
          </w:p>
        </w:tc>
        <w:tc>
          <w:tcPr>
            <w:tcW w:w="3740" w:type="dxa"/>
            <w:noWrap/>
            <w:hideMark/>
          </w:tcPr>
          <w:p w14:paraId="444B466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16D8689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3403F5EE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7CB7D87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BSR22_00911</w:t>
            </w:r>
          </w:p>
        </w:tc>
        <w:tc>
          <w:tcPr>
            <w:tcW w:w="2125" w:type="dxa"/>
            <w:noWrap/>
            <w:hideMark/>
          </w:tcPr>
          <w:p w14:paraId="33F96AF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028A204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-1.3</w:t>
            </w:r>
          </w:p>
        </w:tc>
        <w:tc>
          <w:tcPr>
            <w:tcW w:w="974" w:type="dxa"/>
            <w:noWrap/>
            <w:hideMark/>
          </w:tcPr>
          <w:p w14:paraId="0805691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8.31E-11</w:t>
            </w:r>
          </w:p>
        </w:tc>
        <w:tc>
          <w:tcPr>
            <w:tcW w:w="1276" w:type="dxa"/>
            <w:noWrap/>
            <w:hideMark/>
          </w:tcPr>
          <w:p w14:paraId="529D3F4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1.1E-09</w:t>
            </w:r>
          </w:p>
        </w:tc>
        <w:tc>
          <w:tcPr>
            <w:tcW w:w="3740" w:type="dxa"/>
            <w:noWrap/>
            <w:hideMark/>
          </w:tcPr>
          <w:p w14:paraId="759209F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7E94F83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3B355FA4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16FE871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BSR22_02059</w:t>
            </w:r>
          </w:p>
        </w:tc>
        <w:tc>
          <w:tcPr>
            <w:tcW w:w="2125" w:type="dxa"/>
            <w:noWrap/>
            <w:hideMark/>
          </w:tcPr>
          <w:p w14:paraId="3D91A98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Possible </w:t>
            </w: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UvrD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-REP helicase subunit B </w:t>
            </w:r>
          </w:p>
        </w:tc>
        <w:tc>
          <w:tcPr>
            <w:tcW w:w="1096" w:type="dxa"/>
            <w:noWrap/>
            <w:hideMark/>
          </w:tcPr>
          <w:p w14:paraId="1821FCB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-1.3</w:t>
            </w:r>
          </w:p>
        </w:tc>
        <w:tc>
          <w:tcPr>
            <w:tcW w:w="974" w:type="dxa"/>
            <w:noWrap/>
            <w:hideMark/>
          </w:tcPr>
          <w:p w14:paraId="6AE882F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0.001273099</w:t>
            </w:r>
          </w:p>
        </w:tc>
        <w:tc>
          <w:tcPr>
            <w:tcW w:w="1276" w:type="dxa"/>
            <w:noWrap/>
            <w:hideMark/>
          </w:tcPr>
          <w:p w14:paraId="74F54E6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0.003753799</w:t>
            </w:r>
          </w:p>
        </w:tc>
        <w:tc>
          <w:tcPr>
            <w:tcW w:w="3740" w:type="dxa"/>
            <w:noWrap/>
            <w:hideMark/>
          </w:tcPr>
          <w:p w14:paraId="01CE2F2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Genetic information processing/DNA repair and recombination proteins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5DF2806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0F516BFD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09A2EE1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BSR22_00164</w:t>
            </w:r>
          </w:p>
        </w:tc>
        <w:tc>
          <w:tcPr>
            <w:tcW w:w="2125" w:type="dxa"/>
            <w:noWrap/>
            <w:hideMark/>
          </w:tcPr>
          <w:p w14:paraId="4A94EE8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Chain length determinant protein </w:t>
            </w:r>
          </w:p>
        </w:tc>
        <w:tc>
          <w:tcPr>
            <w:tcW w:w="1096" w:type="dxa"/>
            <w:noWrap/>
            <w:hideMark/>
          </w:tcPr>
          <w:p w14:paraId="4E907D4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-1.3</w:t>
            </w:r>
          </w:p>
        </w:tc>
        <w:tc>
          <w:tcPr>
            <w:tcW w:w="974" w:type="dxa"/>
            <w:noWrap/>
            <w:hideMark/>
          </w:tcPr>
          <w:p w14:paraId="1822CF6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1.01E-25</w:t>
            </w:r>
          </w:p>
        </w:tc>
        <w:tc>
          <w:tcPr>
            <w:tcW w:w="1276" w:type="dxa"/>
            <w:noWrap/>
            <w:hideMark/>
          </w:tcPr>
          <w:p w14:paraId="0A7B8E9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1.02E-23</w:t>
            </w:r>
          </w:p>
        </w:tc>
        <w:tc>
          <w:tcPr>
            <w:tcW w:w="3740" w:type="dxa"/>
            <w:noWrap/>
            <w:hideMark/>
          </w:tcPr>
          <w:p w14:paraId="411B01F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Glycan biosynthesis and metabolism/Lipopolysaccharide biosynthesis in bacterial outer membrane biogenesis</w:t>
            </w:r>
          </w:p>
          <w:p w14:paraId="44272DE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2E18FA9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57BDFC0D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41A87E2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BSR22_00587</w:t>
            </w:r>
          </w:p>
        </w:tc>
        <w:tc>
          <w:tcPr>
            <w:tcW w:w="2125" w:type="dxa"/>
            <w:noWrap/>
            <w:hideMark/>
          </w:tcPr>
          <w:p w14:paraId="77FDB08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1516-</w:t>
            </w:r>
            <w:proofErr w:type="gram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dihydrobiliverdin;ferredoxin</w:t>
            </w:r>
            <w:proofErr w:type="gram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oxidoreductase </w:t>
            </w:r>
          </w:p>
        </w:tc>
        <w:tc>
          <w:tcPr>
            <w:tcW w:w="1096" w:type="dxa"/>
            <w:noWrap/>
            <w:hideMark/>
          </w:tcPr>
          <w:p w14:paraId="5A6A3AF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-1.3</w:t>
            </w:r>
          </w:p>
        </w:tc>
        <w:tc>
          <w:tcPr>
            <w:tcW w:w="974" w:type="dxa"/>
            <w:noWrap/>
            <w:hideMark/>
          </w:tcPr>
          <w:p w14:paraId="3865867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2.42E-10</w:t>
            </w:r>
          </w:p>
        </w:tc>
        <w:tc>
          <w:tcPr>
            <w:tcW w:w="1276" w:type="dxa"/>
            <w:noWrap/>
            <w:hideMark/>
          </w:tcPr>
          <w:p w14:paraId="29E4C14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3.01E-09</w:t>
            </w:r>
          </w:p>
        </w:tc>
        <w:tc>
          <w:tcPr>
            <w:tcW w:w="3740" w:type="dxa"/>
            <w:noWrap/>
            <w:hideMark/>
          </w:tcPr>
          <w:p w14:paraId="47D6804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Metabolism of cofactors and vitamins/Porphyrin metabolism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0B04F1D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1E436E24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2E7B54B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BSR22_01906</w:t>
            </w:r>
          </w:p>
        </w:tc>
        <w:tc>
          <w:tcPr>
            <w:tcW w:w="2125" w:type="dxa"/>
            <w:noWrap/>
            <w:hideMark/>
          </w:tcPr>
          <w:p w14:paraId="4C6EC49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50784D8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-1.3</w:t>
            </w:r>
          </w:p>
        </w:tc>
        <w:tc>
          <w:tcPr>
            <w:tcW w:w="974" w:type="dxa"/>
            <w:noWrap/>
            <w:hideMark/>
          </w:tcPr>
          <w:p w14:paraId="32427C1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0.000000747</w:t>
            </w:r>
          </w:p>
        </w:tc>
        <w:tc>
          <w:tcPr>
            <w:tcW w:w="1276" w:type="dxa"/>
            <w:noWrap/>
            <w:hideMark/>
          </w:tcPr>
          <w:p w14:paraId="3B9EA47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0.00000474</w:t>
            </w:r>
          </w:p>
        </w:tc>
        <w:tc>
          <w:tcPr>
            <w:tcW w:w="3740" w:type="dxa"/>
            <w:noWrap/>
            <w:hideMark/>
          </w:tcPr>
          <w:p w14:paraId="50175E1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2B81666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79FA6099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1BE52F4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BSR22_01684</w:t>
            </w:r>
          </w:p>
        </w:tc>
        <w:tc>
          <w:tcPr>
            <w:tcW w:w="2125" w:type="dxa"/>
            <w:noWrap/>
            <w:hideMark/>
          </w:tcPr>
          <w:p w14:paraId="425456B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3890929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-1.3</w:t>
            </w:r>
          </w:p>
        </w:tc>
        <w:tc>
          <w:tcPr>
            <w:tcW w:w="974" w:type="dxa"/>
            <w:noWrap/>
            <w:hideMark/>
          </w:tcPr>
          <w:p w14:paraId="1D545CF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0.000000712</w:t>
            </w:r>
          </w:p>
        </w:tc>
        <w:tc>
          <w:tcPr>
            <w:tcW w:w="1276" w:type="dxa"/>
            <w:noWrap/>
            <w:hideMark/>
          </w:tcPr>
          <w:p w14:paraId="487FF6E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0.00000453</w:t>
            </w:r>
          </w:p>
        </w:tc>
        <w:tc>
          <w:tcPr>
            <w:tcW w:w="3740" w:type="dxa"/>
            <w:noWrap/>
            <w:hideMark/>
          </w:tcPr>
          <w:p w14:paraId="702EEC9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5336D79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000A6E34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1558C12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BSR22_01899</w:t>
            </w:r>
          </w:p>
        </w:tc>
        <w:tc>
          <w:tcPr>
            <w:tcW w:w="2125" w:type="dxa"/>
            <w:noWrap/>
            <w:hideMark/>
          </w:tcPr>
          <w:p w14:paraId="08F59FB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Putative ATP synthase protein 8 </w:t>
            </w:r>
          </w:p>
        </w:tc>
        <w:tc>
          <w:tcPr>
            <w:tcW w:w="1096" w:type="dxa"/>
            <w:noWrap/>
            <w:hideMark/>
          </w:tcPr>
          <w:p w14:paraId="51FC5CE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-1.3</w:t>
            </w:r>
          </w:p>
        </w:tc>
        <w:tc>
          <w:tcPr>
            <w:tcW w:w="974" w:type="dxa"/>
            <w:noWrap/>
            <w:hideMark/>
          </w:tcPr>
          <w:p w14:paraId="59852A0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0.000000313</w:t>
            </w:r>
          </w:p>
        </w:tc>
        <w:tc>
          <w:tcPr>
            <w:tcW w:w="1276" w:type="dxa"/>
            <w:noWrap/>
            <w:hideMark/>
          </w:tcPr>
          <w:p w14:paraId="64AAA1D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0.00000217</w:t>
            </w:r>
          </w:p>
        </w:tc>
        <w:tc>
          <w:tcPr>
            <w:tcW w:w="3740" w:type="dxa"/>
            <w:noWrap/>
            <w:hideMark/>
          </w:tcPr>
          <w:p w14:paraId="010F97A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Energy metabolism/Oxidative phosphorylation/ATP synthesis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4E391C9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06BAE105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2B32795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BSR22_01621</w:t>
            </w:r>
          </w:p>
        </w:tc>
        <w:tc>
          <w:tcPr>
            <w:tcW w:w="2125" w:type="dxa"/>
            <w:noWrap/>
            <w:hideMark/>
          </w:tcPr>
          <w:p w14:paraId="4A64C34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16A4AB1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-1.3</w:t>
            </w:r>
          </w:p>
        </w:tc>
        <w:tc>
          <w:tcPr>
            <w:tcW w:w="974" w:type="dxa"/>
            <w:noWrap/>
            <w:hideMark/>
          </w:tcPr>
          <w:p w14:paraId="4644C74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0.006921107</w:t>
            </w:r>
          </w:p>
        </w:tc>
        <w:tc>
          <w:tcPr>
            <w:tcW w:w="1276" w:type="dxa"/>
            <w:noWrap/>
            <w:hideMark/>
          </w:tcPr>
          <w:p w14:paraId="579DEFE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0.016924414</w:t>
            </w:r>
          </w:p>
        </w:tc>
        <w:tc>
          <w:tcPr>
            <w:tcW w:w="3740" w:type="dxa"/>
            <w:noWrap/>
            <w:hideMark/>
          </w:tcPr>
          <w:p w14:paraId="6108FCC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30D56CC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24CC2B04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4A571E4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BSR22_00170</w:t>
            </w:r>
          </w:p>
        </w:tc>
        <w:tc>
          <w:tcPr>
            <w:tcW w:w="2125" w:type="dxa"/>
            <w:noWrap/>
            <w:hideMark/>
          </w:tcPr>
          <w:p w14:paraId="0B329DF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Polysaccharide deacetylase Est4B </w:t>
            </w:r>
          </w:p>
        </w:tc>
        <w:tc>
          <w:tcPr>
            <w:tcW w:w="1096" w:type="dxa"/>
            <w:noWrap/>
            <w:hideMark/>
          </w:tcPr>
          <w:p w14:paraId="2FE2910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-1.3</w:t>
            </w:r>
          </w:p>
        </w:tc>
        <w:tc>
          <w:tcPr>
            <w:tcW w:w="974" w:type="dxa"/>
            <w:noWrap/>
            <w:hideMark/>
          </w:tcPr>
          <w:p w14:paraId="21E1946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1.68E-13</w:t>
            </w:r>
          </w:p>
        </w:tc>
        <w:tc>
          <w:tcPr>
            <w:tcW w:w="1276" w:type="dxa"/>
            <w:noWrap/>
            <w:hideMark/>
          </w:tcPr>
          <w:p w14:paraId="6607005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3.55E-12</w:t>
            </w:r>
          </w:p>
        </w:tc>
        <w:tc>
          <w:tcPr>
            <w:tcW w:w="3740" w:type="dxa"/>
            <w:noWrap/>
            <w:hideMark/>
          </w:tcPr>
          <w:p w14:paraId="35A604E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Carbohydrate metabolism/Deacetylation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3D168A8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72ADE151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479AFC1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BSR22_00565</w:t>
            </w:r>
          </w:p>
        </w:tc>
        <w:tc>
          <w:tcPr>
            <w:tcW w:w="2125" w:type="dxa"/>
            <w:noWrap/>
            <w:hideMark/>
          </w:tcPr>
          <w:p w14:paraId="1FC6BF3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Putative uncharacterized protein </w:t>
            </w:r>
          </w:p>
        </w:tc>
        <w:tc>
          <w:tcPr>
            <w:tcW w:w="1096" w:type="dxa"/>
            <w:noWrap/>
            <w:hideMark/>
          </w:tcPr>
          <w:p w14:paraId="26A1D92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-1.3</w:t>
            </w:r>
          </w:p>
        </w:tc>
        <w:tc>
          <w:tcPr>
            <w:tcW w:w="974" w:type="dxa"/>
            <w:noWrap/>
            <w:hideMark/>
          </w:tcPr>
          <w:p w14:paraId="2A13730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1.18E-08</w:t>
            </w:r>
          </w:p>
        </w:tc>
        <w:tc>
          <w:tcPr>
            <w:tcW w:w="1276" w:type="dxa"/>
            <w:noWrap/>
            <w:hideMark/>
          </w:tcPr>
          <w:p w14:paraId="473165B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0.00000011</w:t>
            </w:r>
          </w:p>
        </w:tc>
        <w:tc>
          <w:tcPr>
            <w:tcW w:w="3740" w:type="dxa"/>
            <w:noWrap/>
            <w:hideMark/>
          </w:tcPr>
          <w:p w14:paraId="4D179C2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1DCD93D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5F26DFE3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13A9D97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BSR22_00042</w:t>
            </w:r>
          </w:p>
        </w:tc>
        <w:tc>
          <w:tcPr>
            <w:tcW w:w="2125" w:type="dxa"/>
            <w:noWrap/>
            <w:hideMark/>
          </w:tcPr>
          <w:p w14:paraId="76075EA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13C6F2A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-1.3</w:t>
            </w:r>
          </w:p>
        </w:tc>
        <w:tc>
          <w:tcPr>
            <w:tcW w:w="974" w:type="dxa"/>
            <w:noWrap/>
            <w:hideMark/>
          </w:tcPr>
          <w:p w14:paraId="5257BD5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0.003681122</w:t>
            </w:r>
          </w:p>
        </w:tc>
        <w:tc>
          <w:tcPr>
            <w:tcW w:w="1276" w:type="dxa"/>
            <w:noWrap/>
            <w:hideMark/>
          </w:tcPr>
          <w:p w14:paraId="0B06C5A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0.009630781</w:t>
            </w:r>
          </w:p>
        </w:tc>
        <w:tc>
          <w:tcPr>
            <w:tcW w:w="3740" w:type="dxa"/>
            <w:noWrap/>
            <w:hideMark/>
          </w:tcPr>
          <w:p w14:paraId="1DD9BA3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44C89C7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25B6C206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7167E7D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BSR22_00499</w:t>
            </w:r>
          </w:p>
        </w:tc>
        <w:tc>
          <w:tcPr>
            <w:tcW w:w="2125" w:type="dxa"/>
            <w:noWrap/>
            <w:hideMark/>
          </w:tcPr>
          <w:p w14:paraId="3A3553C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Possible Annexin </w:t>
            </w:r>
          </w:p>
        </w:tc>
        <w:tc>
          <w:tcPr>
            <w:tcW w:w="1096" w:type="dxa"/>
            <w:noWrap/>
            <w:hideMark/>
          </w:tcPr>
          <w:p w14:paraId="2ADB05A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-1.3</w:t>
            </w:r>
          </w:p>
        </w:tc>
        <w:tc>
          <w:tcPr>
            <w:tcW w:w="974" w:type="dxa"/>
            <w:noWrap/>
            <w:hideMark/>
          </w:tcPr>
          <w:p w14:paraId="2F75B3A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0.0107776</w:t>
            </w:r>
          </w:p>
        </w:tc>
        <w:tc>
          <w:tcPr>
            <w:tcW w:w="1276" w:type="dxa"/>
            <w:noWrap/>
            <w:hideMark/>
          </w:tcPr>
          <w:p w14:paraId="51793C5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0.024584724</w:t>
            </w:r>
          </w:p>
        </w:tc>
        <w:tc>
          <w:tcPr>
            <w:tcW w:w="3740" w:type="dxa"/>
            <w:noWrap/>
            <w:hideMark/>
          </w:tcPr>
          <w:p w14:paraId="330DDF4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Lipid-binding proteins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363B8DA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06CC74CC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6F3E1F0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BSR22_00895</w:t>
            </w:r>
          </w:p>
        </w:tc>
        <w:tc>
          <w:tcPr>
            <w:tcW w:w="2125" w:type="dxa"/>
            <w:noWrap/>
            <w:hideMark/>
          </w:tcPr>
          <w:p w14:paraId="3D39D20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Inactive metal-dependent protease-like protein putative molecular chaperone </w:t>
            </w:r>
          </w:p>
        </w:tc>
        <w:tc>
          <w:tcPr>
            <w:tcW w:w="1096" w:type="dxa"/>
            <w:noWrap/>
            <w:hideMark/>
          </w:tcPr>
          <w:p w14:paraId="6E3BE34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-1.3</w:t>
            </w:r>
          </w:p>
        </w:tc>
        <w:tc>
          <w:tcPr>
            <w:tcW w:w="974" w:type="dxa"/>
            <w:noWrap/>
            <w:hideMark/>
          </w:tcPr>
          <w:p w14:paraId="0A8C3C7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1.44E-11</w:t>
            </w:r>
          </w:p>
        </w:tc>
        <w:tc>
          <w:tcPr>
            <w:tcW w:w="1276" w:type="dxa"/>
            <w:noWrap/>
            <w:hideMark/>
          </w:tcPr>
          <w:p w14:paraId="40F7A6D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2.22E-10</w:t>
            </w:r>
          </w:p>
        </w:tc>
        <w:tc>
          <w:tcPr>
            <w:tcW w:w="3740" w:type="dxa"/>
            <w:noWrap/>
            <w:hideMark/>
          </w:tcPr>
          <w:p w14:paraId="77C9A17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Genetic information processing/Transfer RNA biogenesis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0D440DA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02EC28A3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6CA9614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BSR22_00157</w:t>
            </w:r>
          </w:p>
        </w:tc>
        <w:tc>
          <w:tcPr>
            <w:tcW w:w="2125" w:type="dxa"/>
            <w:noWrap/>
            <w:hideMark/>
          </w:tcPr>
          <w:p w14:paraId="39055F8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Galactosyl-1-phosphate transferase </w:t>
            </w:r>
          </w:p>
        </w:tc>
        <w:tc>
          <w:tcPr>
            <w:tcW w:w="1096" w:type="dxa"/>
            <w:noWrap/>
            <w:hideMark/>
          </w:tcPr>
          <w:p w14:paraId="1E2E47D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-1.3</w:t>
            </w:r>
          </w:p>
        </w:tc>
        <w:tc>
          <w:tcPr>
            <w:tcW w:w="974" w:type="dxa"/>
            <w:noWrap/>
            <w:hideMark/>
          </w:tcPr>
          <w:p w14:paraId="708794E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0.00000255</w:t>
            </w:r>
          </w:p>
        </w:tc>
        <w:tc>
          <w:tcPr>
            <w:tcW w:w="1276" w:type="dxa"/>
            <w:noWrap/>
            <w:hideMark/>
          </w:tcPr>
          <w:p w14:paraId="1C67E41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0.0000145</w:t>
            </w:r>
          </w:p>
        </w:tc>
        <w:tc>
          <w:tcPr>
            <w:tcW w:w="3740" w:type="dxa"/>
            <w:noWrap/>
            <w:hideMark/>
          </w:tcPr>
          <w:p w14:paraId="58A62A8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Other carbohydrate metabolism/Galactose metabolism</w:t>
            </w:r>
          </w:p>
          <w:p w14:paraId="79BA9DF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074BD30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09B0990E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38DFAE5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BSR22_01598</w:t>
            </w:r>
          </w:p>
        </w:tc>
        <w:tc>
          <w:tcPr>
            <w:tcW w:w="2125" w:type="dxa"/>
            <w:noWrap/>
            <w:hideMark/>
          </w:tcPr>
          <w:p w14:paraId="782EF64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Putative chromate transporter </w:t>
            </w:r>
          </w:p>
        </w:tc>
        <w:tc>
          <w:tcPr>
            <w:tcW w:w="1096" w:type="dxa"/>
            <w:noWrap/>
            <w:hideMark/>
          </w:tcPr>
          <w:p w14:paraId="3CAAC9A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-1.2</w:t>
            </w:r>
          </w:p>
        </w:tc>
        <w:tc>
          <w:tcPr>
            <w:tcW w:w="974" w:type="dxa"/>
            <w:noWrap/>
            <w:hideMark/>
          </w:tcPr>
          <w:p w14:paraId="7F06C6A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2.81E-09</w:t>
            </w:r>
          </w:p>
        </w:tc>
        <w:tc>
          <w:tcPr>
            <w:tcW w:w="1276" w:type="dxa"/>
            <w:noWrap/>
            <w:hideMark/>
          </w:tcPr>
          <w:p w14:paraId="41FF332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3.02E-08</w:t>
            </w:r>
          </w:p>
        </w:tc>
        <w:tc>
          <w:tcPr>
            <w:tcW w:w="3740" w:type="dxa"/>
            <w:noWrap/>
            <w:hideMark/>
          </w:tcPr>
          <w:p w14:paraId="765B4F2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Signaling and cellular processes/Transporters Inhibition of sulfate transport </w:t>
            </w:r>
          </w:p>
          <w:p w14:paraId="27F7F35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6E3F33B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03262324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56EC54F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BSR22_00919</w:t>
            </w:r>
          </w:p>
        </w:tc>
        <w:tc>
          <w:tcPr>
            <w:tcW w:w="2125" w:type="dxa"/>
            <w:noWrap/>
            <w:hideMark/>
          </w:tcPr>
          <w:p w14:paraId="4384B8B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55AEF94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-1.2</w:t>
            </w:r>
          </w:p>
        </w:tc>
        <w:tc>
          <w:tcPr>
            <w:tcW w:w="974" w:type="dxa"/>
            <w:noWrap/>
            <w:hideMark/>
          </w:tcPr>
          <w:p w14:paraId="349F015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0.014048909</w:t>
            </w:r>
          </w:p>
        </w:tc>
        <w:tc>
          <w:tcPr>
            <w:tcW w:w="1276" w:type="dxa"/>
            <w:noWrap/>
            <w:hideMark/>
          </w:tcPr>
          <w:p w14:paraId="53038F4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0.030820215</w:t>
            </w:r>
          </w:p>
        </w:tc>
        <w:tc>
          <w:tcPr>
            <w:tcW w:w="3740" w:type="dxa"/>
            <w:noWrap/>
            <w:hideMark/>
          </w:tcPr>
          <w:p w14:paraId="4A9C1F0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625F755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351EBFD1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691ED1F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BSR22_00182</w:t>
            </w:r>
          </w:p>
        </w:tc>
        <w:tc>
          <w:tcPr>
            <w:tcW w:w="2125" w:type="dxa"/>
            <w:noWrap/>
            <w:hideMark/>
          </w:tcPr>
          <w:p w14:paraId="5E69481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0800ACE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-1.2</w:t>
            </w:r>
          </w:p>
        </w:tc>
        <w:tc>
          <w:tcPr>
            <w:tcW w:w="974" w:type="dxa"/>
            <w:noWrap/>
            <w:hideMark/>
          </w:tcPr>
          <w:p w14:paraId="1CF4B82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2.29E-11</w:t>
            </w:r>
          </w:p>
        </w:tc>
        <w:tc>
          <w:tcPr>
            <w:tcW w:w="1276" w:type="dxa"/>
            <w:noWrap/>
            <w:hideMark/>
          </w:tcPr>
          <w:p w14:paraId="7349CBD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3.34E-10</w:t>
            </w:r>
          </w:p>
        </w:tc>
        <w:tc>
          <w:tcPr>
            <w:tcW w:w="3740" w:type="dxa"/>
            <w:noWrap/>
            <w:hideMark/>
          </w:tcPr>
          <w:p w14:paraId="711EEEB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4AB8F86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2F238E12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77B18F7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BSR22_01335</w:t>
            </w:r>
          </w:p>
        </w:tc>
        <w:tc>
          <w:tcPr>
            <w:tcW w:w="2125" w:type="dxa"/>
            <w:noWrap/>
            <w:hideMark/>
          </w:tcPr>
          <w:p w14:paraId="71D8A5B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Putative arsenate reductase </w:t>
            </w:r>
          </w:p>
        </w:tc>
        <w:tc>
          <w:tcPr>
            <w:tcW w:w="1096" w:type="dxa"/>
            <w:noWrap/>
            <w:hideMark/>
          </w:tcPr>
          <w:p w14:paraId="1F5A11D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-1.2</w:t>
            </w:r>
          </w:p>
        </w:tc>
        <w:tc>
          <w:tcPr>
            <w:tcW w:w="974" w:type="dxa"/>
            <w:noWrap/>
            <w:hideMark/>
          </w:tcPr>
          <w:p w14:paraId="5D6BD73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0.006222181</w:t>
            </w:r>
          </w:p>
        </w:tc>
        <w:tc>
          <w:tcPr>
            <w:tcW w:w="1276" w:type="dxa"/>
            <w:noWrap/>
            <w:hideMark/>
          </w:tcPr>
          <w:p w14:paraId="0D2B94C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0.015358654</w:t>
            </w:r>
          </w:p>
        </w:tc>
        <w:tc>
          <w:tcPr>
            <w:tcW w:w="3740" w:type="dxa"/>
            <w:noWrap/>
            <w:hideMark/>
          </w:tcPr>
          <w:p w14:paraId="5BF824B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Oxidoreductases/enzymes with EC numbers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59A5225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59A7953C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020E04E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BSR22_01662</w:t>
            </w:r>
          </w:p>
        </w:tc>
        <w:tc>
          <w:tcPr>
            <w:tcW w:w="2125" w:type="dxa"/>
            <w:noWrap/>
            <w:hideMark/>
          </w:tcPr>
          <w:p w14:paraId="6EE007B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Possible coat protein-like protein </w:t>
            </w:r>
          </w:p>
        </w:tc>
        <w:tc>
          <w:tcPr>
            <w:tcW w:w="1096" w:type="dxa"/>
            <w:noWrap/>
            <w:hideMark/>
          </w:tcPr>
          <w:p w14:paraId="2395990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-1.2</w:t>
            </w:r>
          </w:p>
        </w:tc>
        <w:tc>
          <w:tcPr>
            <w:tcW w:w="974" w:type="dxa"/>
            <w:noWrap/>
            <w:hideMark/>
          </w:tcPr>
          <w:p w14:paraId="3D1BA6E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0.0000145</w:t>
            </w:r>
          </w:p>
        </w:tc>
        <w:tc>
          <w:tcPr>
            <w:tcW w:w="1276" w:type="dxa"/>
            <w:noWrap/>
            <w:hideMark/>
          </w:tcPr>
          <w:p w14:paraId="68DE1F0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0.0000692</w:t>
            </w:r>
          </w:p>
        </w:tc>
        <w:tc>
          <w:tcPr>
            <w:tcW w:w="3740" w:type="dxa"/>
            <w:noWrap/>
            <w:hideMark/>
          </w:tcPr>
          <w:p w14:paraId="2C59B4E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Unclassified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087DB57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573BF4BE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0D14F41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BSR22_01763</w:t>
            </w:r>
          </w:p>
        </w:tc>
        <w:tc>
          <w:tcPr>
            <w:tcW w:w="2125" w:type="dxa"/>
            <w:noWrap/>
            <w:hideMark/>
          </w:tcPr>
          <w:p w14:paraId="77E3FEC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Predicted permease </w:t>
            </w:r>
          </w:p>
        </w:tc>
        <w:tc>
          <w:tcPr>
            <w:tcW w:w="1096" w:type="dxa"/>
            <w:noWrap/>
            <w:hideMark/>
          </w:tcPr>
          <w:p w14:paraId="00B1E08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-1.2</w:t>
            </w:r>
          </w:p>
        </w:tc>
        <w:tc>
          <w:tcPr>
            <w:tcW w:w="974" w:type="dxa"/>
            <w:noWrap/>
            <w:hideMark/>
          </w:tcPr>
          <w:p w14:paraId="42FF526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0.0000164</w:t>
            </w:r>
          </w:p>
        </w:tc>
        <w:tc>
          <w:tcPr>
            <w:tcW w:w="1276" w:type="dxa"/>
            <w:noWrap/>
            <w:hideMark/>
          </w:tcPr>
          <w:p w14:paraId="58098F4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0.0000772</w:t>
            </w:r>
          </w:p>
        </w:tc>
        <w:tc>
          <w:tcPr>
            <w:tcW w:w="3740" w:type="dxa"/>
            <w:noWrap/>
            <w:hideMark/>
          </w:tcPr>
          <w:p w14:paraId="01C9F21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Signaling and cellular processes/Transporters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3B58C2F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551D773F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3228EF4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BSR22_01281</w:t>
            </w:r>
          </w:p>
        </w:tc>
        <w:tc>
          <w:tcPr>
            <w:tcW w:w="2125" w:type="dxa"/>
            <w:noWrap/>
            <w:hideMark/>
          </w:tcPr>
          <w:p w14:paraId="6770FB0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745AC26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-1.2</w:t>
            </w:r>
          </w:p>
        </w:tc>
        <w:tc>
          <w:tcPr>
            <w:tcW w:w="974" w:type="dxa"/>
            <w:noWrap/>
            <w:hideMark/>
          </w:tcPr>
          <w:p w14:paraId="58E2117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7.12E-33</w:t>
            </w:r>
          </w:p>
        </w:tc>
        <w:tc>
          <w:tcPr>
            <w:tcW w:w="1276" w:type="dxa"/>
            <w:noWrap/>
            <w:hideMark/>
          </w:tcPr>
          <w:p w14:paraId="73C3CBE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1.63E-30</w:t>
            </w:r>
          </w:p>
        </w:tc>
        <w:tc>
          <w:tcPr>
            <w:tcW w:w="3740" w:type="dxa"/>
            <w:noWrap/>
            <w:hideMark/>
          </w:tcPr>
          <w:p w14:paraId="397345E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164E4E4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00D96112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66747EF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BSR22_01903</w:t>
            </w:r>
          </w:p>
        </w:tc>
        <w:tc>
          <w:tcPr>
            <w:tcW w:w="2125" w:type="dxa"/>
            <w:noWrap/>
            <w:hideMark/>
          </w:tcPr>
          <w:p w14:paraId="1E384DE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Possible Josephin </w:t>
            </w:r>
          </w:p>
        </w:tc>
        <w:tc>
          <w:tcPr>
            <w:tcW w:w="1096" w:type="dxa"/>
            <w:noWrap/>
            <w:hideMark/>
          </w:tcPr>
          <w:p w14:paraId="7110A3C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-1.2</w:t>
            </w:r>
          </w:p>
        </w:tc>
        <w:tc>
          <w:tcPr>
            <w:tcW w:w="974" w:type="dxa"/>
            <w:noWrap/>
            <w:hideMark/>
          </w:tcPr>
          <w:p w14:paraId="2666F5F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2.6E-09</w:t>
            </w:r>
          </w:p>
        </w:tc>
        <w:tc>
          <w:tcPr>
            <w:tcW w:w="1276" w:type="dxa"/>
            <w:noWrap/>
            <w:hideMark/>
          </w:tcPr>
          <w:p w14:paraId="56F79A7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2.84E-08</w:t>
            </w:r>
          </w:p>
        </w:tc>
        <w:tc>
          <w:tcPr>
            <w:tcW w:w="3740" w:type="dxa"/>
            <w:noWrap/>
            <w:hideMark/>
          </w:tcPr>
          <w:p w14:paraId="73EE945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Peptidases and inhibitors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22BE7D4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2C51F46A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2E6D933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BSR22_00938</w:t>
            </w:r>
          </w:p>
        </w:tc>
        <w:tc>
          <w:tcPr>
            <w:tcW w:w="2125" w:type="dxa"/>
            <w:noWrap/>
            <w:hideMark/>
          </w:tcPr>
          <w:p w14:paraId="3CB51D6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0B36439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-1.2</w:t>
            </w:r>
          </w:p>
        </w:tc>
        <w:tc>
          <w:tcPr>
            <w:tcW w:w="974" w:type="dxa"/>
            <w:noWrap/>
            <w:hideMark/>
          </w:tcPr>
          <w:p w14:paraId="3BCBAC0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0.001211725</w:t>
            </w:r>
          </w:p>
        </w:tc>
        <w:tc>
          <w:tcPr>
            <w:tcW w:w="1276" w:type="dxa"/>
            <w:noWrap/>
            <w:hideMark/>
          </w:tcPr>
          <w:p w14:paraId="0F928C6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0.003578588</w:t>
            </w:r>
          </w:p>
        </w:tc>
        <w:tc>
          <w:tcPr>
            <w:tcW w:w="3740" w:type="dxa"/>
            <w:noWrap/>
            <w:hideMark/>
          </w:tcPr>
          <w:p w14:paraId="04208CA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6FBFCE1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6635FF65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5F1A58D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BSR22_00400</w:t>
            </w:r>
          </w:p>
        </w:tc>
        <w:tc>
          <w:tcPr>
            <w:tcW w:w="2125" w:type="dxa"/>
            <w:noWrap/>
            <w:hideMark/>
          </w:tcPr>
          <w:p w14:paraId="10CF94F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06918AB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-1.2</w:t>
            </w:r>
          </w:p>
        </w:tc>
        <w:tc>
          <w:tcPr>
            <w:tcW w:w="974" w:type="dxa"/>
            <w:noWrap/>
            <w:hideMark/>
          </w:tcPr>
          <w:p w14:paraId="1882511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6.06E-15</w:t>
            </w:r>
          </w:p>
        </w:tc>
        <w:tc>
          <w:tcPr>
            <w:tcW w:w="1276" w:type="dxa"/>
            <w:noWrap/>
            <w:hideMark/>
          </w:tcPr>
          <w:p w14:paraId="5A6CA57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1.52E-13</w:t>
            </w:r>
          </w:p>
        </w:tc>
        <w:tc>
          <w:tcPr>
            <w:tcW w:w="3740" w:type="dxa"/>
            <w:noWrap/>
            <w:hideMark/>
          </w:tcPr>
          <w:p w14:paraId="151460C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49D0B17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242A65AE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4093B09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BSR22_00169</w:t>
            </w:r>
          </w:p>
        </w:tc>
        <w:tc>
          <w:tcPr>
            <w:tcW w:w="2125" w:type="dxa"/>
            <w:noWrap/>
            <w:hideMark/>
          </w:tcPr>
          <w:p w14:paraId="7CEB589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hypothetical protein</w:t>
            </w:r>
          </w:p>
        </w:tc>
        <w:tc>
          <w:tcPr>
            <w:tcW w:w="1096" w:type="dxa"/>
            <w:noWrap/>
            <w:hideMark/>
          </w:tcPr>
          <w:p w14:paraId="6BB285B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-1.2</w:t>
            </w:r>
          </w:p>
        </w:tc>
        <w:tc>
          <w:tcPr>
            <w:tcW w:w="974" w:type="dxa"/>
            <w:noWrap/>
            <w:hideMark/>
          </w:tcPr>
          <w:p w14:paraId="3AC1079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0.00000795</w:t>
            </w:r>
          </w:p>
        </w:tc>
        <w:tc>
          <w:tcPr>
            <w:tcW w:w="1276" w:type="dxa"/>
            <w:noWrap/>
            <w:hideMark/>
          </w:tcPr>
          <w:p w14:paraId="1A4BF4C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0.0000407</w:t>
            </w:r>
          </w:p>
        </w:tc>
        <w:tc>
          <w:tcPr>
            <w:tcW w:w="3740" w:type="dxa"/>
            <w:noWrap/>
            <w:hideMark/>
          </w:tcPr>
          <w:p w14:paraId="6EFB665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3D91F9D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05A94463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098B7D0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BSR22_02100</w:t>
            </w:r>
          </w:p>
        </w:tc>
        <w:tc>
          <w:tcPr>
            <w:tcW w:w="2125" w:type="dxa"/>
            <w:noWrap/>
            <w:hideMark/>
          </w:tcPr>
          <w:p w14:paraId="4747836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1D89D44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-1.2</w:t>
            </w:r>
          </w:p>
        </w:tc>
        <w:tc>
          <w:tcPr>
            <w:tcW w:w="974" w:type="dxa"/>
            <w:noWrap/>
            <w:hideMark/>
          </w:tcPr>
          <w:p w14:paraId="4BA2506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2.48E-11</w:t>
            </w:r>
          </w:p>
        </w:tc>
        <w:tc>
          <w:tcPr>
            <w:tcW w:w="1276" w:type="dxa"/>
            <w:noWrap/>
            <w:hideMark/>
          </w:tcPr>
          <w:p w14:paraId="2CF4909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3.58E-10</w:t>
            </w:r>
          </w:p>
        </w:tc>
        <w:tc>
          <w:tcPr>
            <w:tcW w:w="3740" w:type="dxa"/>
            <w:noWrap/>
            <w:hideMark/>
          </w:tcPr>
          <w:p w14:paraId="3D5B914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7CE2036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62D41DA1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49B145D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BSR22_00939</w:t>
            </w:r>
          </w:p>
        </w:tc>
        <w:tc>
          <w:tcPr>
            <w:tcW w:w="2125" w:type="dxa"/>
            <w:noWrap/>
            <w:hideMark/>
          </w:tcPr>
          <w:p w14:paraId="30D0DB3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Endoribonuclease </w:t>
            </w: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YbeY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096" w:type="dxa"/>
            <w:noWrap/>
            <w:hideMark/>
          </w:tcPr>
          <w:p w14:paraId="57778B5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-1.2</w:t>
            </w:r>
          </w:p>
        </w:tc>
        <w:tc>
          <w:tcPr>
            <w:tcW w:w="974" w:type="dxa"/>
            <w:noWrap/>
            <w:hideMark/>
          </w:tcPr>
          <w:p w14:paraId="2029CD8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0.000887194</w:t>
            </w:r>
          </w:p>
        </w:tc>
        <w:tc>
          <w:tcPr>
            <w:tcW w:w="1276" w:type="dxa"/>
            <w:noWrap/>
            <w:hideMark/>
          </w:tcPr>
          <w:p w14:paraId="7EBE284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0.002702848</w:t>
            </w:r>
          </w:p>
        </w:tc>
        <w:tc>
          <w:tcPr>
            <w:tcW w:w="3740" w:type="dxa"/>
            <w:noWrap/>
            <w:hideMark/>
          </w:tcPr>
          <w:p w14:paraId="601C182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Genetic information processing/Ribosome biogenesis (Heat shock protein)</w:t>
            </w:r>
          </w:p>
          <w:p w14:paraId="30D6E9B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3FD17DC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5ED0B40C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7E81828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BSR22_01873</w:t>
            </w:r>
          </w:p>
        </w:tc>
        <w:tc>
          <w:tcPr>
            <w:tcW w:w="2125" w:type="dxa"/>
            <w:noWrap/>
            <w:hideMark/>
          </w:tcPr>
          <w:p w14:paraId="4978609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2A1F211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-1.2</w:t>
            </w:r>
          </w:p>
        </w:tc>
        <w:tc>
          <w:tcPr>
            <w:tcW w:w="974" w:type="dxa"/>
            <w:noWrap/>
            <w:hideMark/>
          </w:tcPr>
          <w:p w14:paraId="0745D9E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0.0002688</w:t>
            </w:r>
          </w:p>
        </w:tc>
        <w:tc>
          <w:tcPr>
            <w:tcW w:w="1276" w:type="dxa"/>
            <w:noWrap/>
            <w:hideMark/>
          </w:tcPr>
          <w:p w14:paraId="1DC47B1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0.000935443</w:t>
            </w:r>
          </w:p>
        </w:tc>
        <w:tc>
          <w:tcPr>
            <w:tcW w:w="3740" w:type="dxa"/>
            <w:noWrap/>
            <w:hideMark/>
          </w:tcPr>
          <w:p w14:paraId="15B3AA0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288DB11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50BFC30B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07981CA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BSR22_01436</w:t>
            </w:r>
          </w:p>
        </w:tc>
        <w:tc>
          <w:tcPr>
            <w:tcW w:w="2125" w:type="dxa"/>
            <w:noWrap/>
            <w:hideMark/>
          </w:tcPr>
          <w:p w14:paraId="718F386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Putative uncharacterized protein </w:t>
            </w:r>
          </w:p>
        </w:tc>
        <w:tc>
          <w:tcPr>
            <w:tcW w:w="1096" w:type="dxa"/>
            <w:noWrap/>
            <w:hideMark/>
          </w:tcPr>
          <w:p w14:paraId="1E72F70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-1.2</w:t>
            </w:r>
          </w:p>
        </w:tc>
        <w:tc>
          <w:tcPr>
            <w:tcW w:w="974" w:type="dxa"/>
            <w:noWrap/>
            <w:hideMark/>
          </w:tcPr>
          <w:p w14:paraId="3B7B588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3.21E-08</w:t>
            </w:r>
          </w:p>
        </w:tc>
        <w:tc>
          <w:tcPr>
            <w:tcW w:w="1276" w:type="dxa"/>
            <w:noWrap/>
            <w:hideMark/>
          </w:tcPr>
          <w:p w14:paraId="0600FBF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0.000000278</w:t>
            </w:r>
          </w:p>
        </w:tc>
        <w:tc>
          <w:tcPr>
            <w:tcW w:w="3740" w:type="dxa"/>
            <w:noWrap/>
            <w:hideMark/>
          </w:tcPr>
          <w:p w14:paraId="6ECF8F1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2BB16D6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45C43122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67AA4BA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BSR22_00631</w:t>
            </w:r>
          </w:p>
        </w:tc>
        <w:tc>
          <w:tcPr>
            <w:tcW w:w="2125" w:type="dxa"/>
            <w:noWrap/>
            <w:hideMark/>
          </w:tcPr>
          <w:p w14:paraId="0B25D4B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Adenosylhomocysteinase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096" w:type="dxa"/>
            <w:noWrap/>
            <w:hideMark/>
          </w:tcPr>
          <w:p w14:paraId="455D173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1.2</w:t>
            </w:r>
          </w:p>
        </w:tc>
        <w:tc>
          <w:tcPr>
            <w:tcW w:w="974" w:type="dxa"/>
            <w:noWrap/>
            <w:hideMark/>
          </w:tcPr>
          <w:p w14:paraId="1F4F6F9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1.14E-21</w:t>
            </w:r>
          </w:p>
        </w:tc>
        <w:tc>
          <w:tcPr>
            <w:tcW w:w="1276" w:type="dxa"/>
            <w:noWrap/>
            <w:hideMark/>
          </w:tcPr>
          <w:p w14:paraId="4577F36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6.73E-20</w:t>
            </w:r>
          </w:p>
        </w:tc>
        <w:tc>
          <w:tcPr>
            <w:tcW w:w="3740" w:type="dxa"/>
            <w:noWrap/>
            <w:hideMark/>
          </w:tcPr>
          <w:p w14:paraId="25C2901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Amino acid metabolism/Cysteine and methionine metabolism</w:t>
            </w:r>
          </w:p>
          <w:p w14:paraId="341D8C2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6C95B16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73E5F95F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129DC87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BSR22_00256</w:t>
            </w:r>
          </w:p>
        </w:tc>
        <w:tc>
          <w:tcPr>
            <w:tcW w:w="2125" w:type="dxa"/>
            <w:noWrap/>
            <w:hideMark/>
          </w:tcPr>
          <w:p w14:paraId="4A20FC7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ATP-dependent </w:t>
            </w: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Clp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protease proteolytic subunit </w:t>
            </w:r>
          </w:p>
        </w:tc>
        <w:tc>
          <w:tcPr>
            <w:tcW w:w="1096" w:type="dxa"/>
            <w:noWrap/>
            <w:hideMark/>
          </w:tcPr>
          <w:p w14:paraId="6E8121C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1.2</w:t>
            </w:r>
          </w:p>
        </w:tc>
        <w:tc>
          <w:tcPr>
            <w:tcW w:w="974" w:type="dxa"/>
            <w:noWrap/>
            <w:hideMark/>
          </w:tcPr>
          <w:p w14:paraId="6AFA18B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8.22E-11</w:t>
            </w:r>
          </w:p>
        </w:tc>
        <w:tc>
          <w:tcPr>
            <w:tcW w:w="1276" w:type="dxa"/>
            <w:noWrap/>
            <w:hideMark/>
          </w:tcPr>
          <w:p w14:paraId="17926E7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1.1E-09</w:t>
            </w:r>
          </w:p>
        </w:tc>
        <w:tc>
          <w:tcPr>
            <w:tcW w:w="3740" w:type="dxa"/>
            <w:noWrap/>
            <w:hideMark/>
          </w:tcPr>
          <w:p w14:paraId="67A459D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Genetic information processing/Chaperones and folding catalysts (Heat shock protein)</w:t>
            </w:r>
          </w:p>
          <w:p w14:paraId="2717770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4A3F27C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24250AC6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589CA9E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BSR22_01065</w:t>
            </w:r>
          </w:p>
        </w:tc>
        <w:tc>
          <w:tcPr>
            <w:tcW w:w="2125" w:type="dxa"/>
            <w:noWrap/>
            <w:hideMark/>
          </w:tcPr>
          <w:p w14:paraId="0D2F98A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Putative rubredoxin </w:t>
            </w:r>
          </w:p>
        </w:tc>
        <w:tc>
          <w:tcPr>
            <w:tcW w:w="1096" w:type="dxa"/>
            <w:noWrap/>
            <w:hideMark/>
          </w:tcPr>
          <w:p w14:paraId="76010BC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1.2</w:t>
            </w:r>
          </w:p>
        </w:tc>
        <w:tc>
          <w:tcPr>
            <w:tcW w:w="974" w:type="dxa"/>
            <w:noWrap/>
            <w:hideMark/>
          </w:tcPr>
          <w:p w14:paraId="212E80F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7.91E-23</w:t>
            </w:r>
          </w:p>
        </w:tc>
        <w:tc>
          <w:tcPr>
            <w:tcW w:w="1276" w:type="dxa"/>
            <w:noWrap/>
            <w:hideMark/>
          </w:tcPr>
          <w:p w14:paraId="1016D80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5.58E-21</w:t>
            </w:r>
          </w:p>
        </w:tc>
        <w:tc>
          <w:tcPr>
            <w:tcW w:w="3740" w:type="dxa"/>
            <w:noWrap/>
            <w:hideMark/>
          </w:tcPr>
          <w:p w14:paraId="5769686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Redox and ROS detoxification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01D6AFD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3AE4C57F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3C1B19D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BSR22_00595</w:t>
            </w:r>
          </w:p>
        </w:tc>
        <w:tc>
          <w:tcPr>
            <w:tcW w:w="2125" w:type="dxa"/>
            <w:noWrap/>
            <w:hideMark/>
          </w:tcPr>
          <w:p w14:paraId="76BAF14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Phosphorylase </w:t>
            </w:r>
          </w:p>
        </w:tc>
        <w:tc>
          <w:tcPr>
            <w:tcW w:w="1096" w:type="dxa"/>
            <w:noWrap/>
            <w:hideMark/>
          </w:tcPr>
          <w:p w14:paraId="7CC7C02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1.2</w:t>
            </w:r>
          </w:p>
        </w:tc>
        <w:tc>
          <w:tcPr>
            <w:tcW w:w="974" w:type="dxa"/>
            <w:noWrap/>
            <w:hideMark/>
          </w:tcPr>
          <w:p w14:paraId="1624A15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4.14E-23</w:t>
            </w:r>
          </w:p>
        </w:tc>
        <w:tc>
          <w:tcPr>
            <w:tcW w:w="1276" w:type="dxa"/>
            <w:noWrap/>
            <w:hideMark/>
          </w:tcPr>
          <w:p w14:paraId="164D7CF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3.04E-21</w:t>
            </w:r>
          </w:p>
        </w:tc>
        <w:tc>
          <w:tcPr>
            <w:tcW w:w="3740" w:type="dxa"/>
            <w:noWrap/>
            <w:hideMark/>
          </w:tcPr>
          <w:p w14:paraId="35BFCFB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Carbohydrate metabolism/Starch and sucrose metabolism</w:t>
            </w:r>
          </w:p>
          <w:p w14:paraId="1A90A45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39FD063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45F936AC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75797E9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BSR22_01930</w:t>
            </w:r>
          </w:p>
        </w:tc>
        <w:tc>
          <w:tcPr>
            <w:tcW w:w="2125" w:type="dxa"/>
            <w:noWrap/>
            <w:hideMark/>
          </w:tcPr>
          <w:p w14:paraId="50FA3E7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Possible Photosystem II reaction </w:t>
            </w: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centre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N </w:t>
            </w: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prot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096" w:type="dxa"/>
            <w:noWrap/>
            <w:hideMark/>
          </w:tcPr>
          <w:p w14:paraId="2B3A824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1.2</w:t>
            </w:r>
          </w:p>
        </w:tc>
        <w:tc>
          <w:tcPr>
            <w:tcW w:w="974" w:type="dxa"/>
            <w:noWrap/>
            <w:hideMark/>
          </w:tcPr>
          <w:p w14:paraId="7EA539C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0.0000781</w:t>
            </w:r>
          </w:p>
        </w:tc>
        <w:tc>
          <w:tcPr>
            <w:tcW w:w="1276" w:type="dxa"/>
            <w:noWrap/>
            <w:hideMark/>
          </w:tcPr>
          <w:p w14:paraId="23A692E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0.000317452</w:t>
            </w:r>
          </w:p>
        </w:tc>
        <w:tc>
          <w:tcPr>
            <w:tcW w:w="3740" w:type="dxa"/>
            <w:noWrap/>
            <w:hideMark/>
          </w:tcPr>
          <w:p w14:paraId="485DD13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Energy metabolism/Photosynthesis/Photosystem II/Repairing PSII reaction centers during photoinhibition</w:t>
            </w:r>
          </w:p>
          <w:p w14:paraId="523071D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278C21C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75105246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04B33AB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BSR22_01523</w:t>
            </w:r>
          </w:p>
        </w:tc>
        <w:tc>
          <w:tcPr>
            <w:tcW w:w="2125" w:type="dxa"/>
            <w:noWrap/>
            <w:hideMark/>
          </w:tcPr>
          <w:p w14:paraId="6AE0CE0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4D4CE84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1.2</w:t>
            </w:r>
          </w:p>
        </w:tc>
        <w:tc>
          <w:tcPr>
            <w:tcW w:w="974" w:type="dxa"/>
            <w:noWrap/>
            <w:hideMark/>
          </w:tcPr>
          <w:p w14:paraId="1A78419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6.95E-12</w:t>
            </w:r>
          </w:p>
        </w:tc>
        <w:tc>
          <w:tcPr>
            <w:tcW w:w="1276" w:type="dxa"/>
            <w:noWrap/>
            <w:hideMark/>
          </w:tcPr>
          <w:p w14:paraId="1278139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1.13E-10</w:t>
            </w:r>
          </w:p>
        </w:tc>
        <w:tc>
          <w:tcPr>
            <w:tcW w:w="3740" w:type="dxa"/>
            <w:noWrap/>
            <w:hideMark/>
          </w:tcPr>
          <w:p w14:paraId="23957A3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387ED72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5BE109D6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0E312B3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BSR22_02078</w:t>
            </w:r>
          </w:p>
        </w:tc>
        <w:tc>
          <w:tcPr>
            <w:tcW w:w="2125" w:type="dxa"/>
            <w:noWrap/>
            <w:hideMark/>
          </w:tcPr>
          <w:p w14:paraId="0F54748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3607A08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1.2</w:t>
            </w:r>
          </w:p>
        </w:tc>
        <w:tc>
          <w:tcPr>
            <w:tcW w:w="974" w:type="dxa"/>
            <w:noWrap/>
            <w:hideMark/>
          </w:tcPr>
          <w:p w14:paraId="5DA574E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1.18E-13</w:t>
            </w:r>
          </w:p>
        </w:tc>
        <w:tc>
          <w:tcPr>
            <w:tcW w:w="1276" w:type="dxa"/>
            <w:noWrap/>
            <w:hideMark/>
          </w:tcPr>
          <w:p w14:paraId="2F831F1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2.55E-12</w:t>
            </w:r>
          </w:p>
        </w:tc>
        <w:tc>
          <w:tcPr>
            <w:tcW w:w="3740" w:type="dxa"/>
            <w:noWrap/>
            <w:hideMark/>
          </w:tcPr>
          <w:p w14:paraId="544D307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30482C8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25D11862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63434BE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BSR22_00136</w:t>
            </w:r>
          </w:p>
        </w:tc>
        <w:tc>
          <w:tcPr>
            <w:tcW w:w="2125" w:type="dxa"/>
            <w:noWrap/>
            <w:hideMark/>
          </w:tcPr>
          <w:p w14:paraId="27C4C69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ATPase </w:t>
            </w:r>
          </w:p>
        </w:tc>
        <w:tc>
          <w:tcPr>
            <w:tcW w:w="1096" w:type="dxa"/>
            <w:noWrap/>
            <w:hideMark/>
          </w:tcPr>
          <w:p w14:paraId="4303ACF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1.2</w:t>
            </w:r>
          </w:p>
        </w:tc>
        <w:tc>
          <w:tcPr>
            <w:tcW w:w="974" w:type="dxa"/>
            <w:noWrap/>
            <w:hideMark/>
          </w:tcPr>
          <w:p w14:paraId="7F0EF08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5.96E-24</w:t>
            </w:r>
          </w:p>
        </w:tc>
        <w:tc>
          <w:tcPr>
            <w:tcW w:w="1276" w:type="dxa"/>
            <w:noWrap/>
            <w:hideMark/>
          </w:tcPr>
          <w:p w14:paraId="7B2DFD0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4.97E-22</w:t>
            </w:r>
          </w:p>
        </w:tc>
        <w:tc>
          <w:tcPr>
            <w:tcW w:w="3740" w:type="dxa"/>
            <w:noWrap/>
            <w:hideMark/>
          </w:tcPr>
          <w:p w14:paraId="2E50BFC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Energy metabolism/Oxidative phosphorylation/ATP synthesis</w:t>
            </w:r>
          </w:p>
          <w:p w14:paraId="6ADACF3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674D916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48EE5567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61A11EE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BSR22_00764</w:t>
            </w:r>
          </w:p>
        </w:tc>
        <w:tc>
          <w:tcPr>
            <w:tcW w:w="2125" w:type="dxa"/>
            <w:noWrap/>
            <w:hideMark/>
          </w:tcPr>
          <w:p w14:paraId="7D2B395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7E43ABF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1.3</w:t>
            </w:r>
          </w:p>
        </w:tc>
        <w:tc>
          <w:tcPr>
            <w:tcW w:w="974" w:type="dxa"/>
            <w:noWrap/>
            <w:hideMark/>
          </w:tcPr>
          <w:p w14:paraId="052A5D5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1.05E-16</w:t>
            </w:r>
          </w:p>
        </w:tc>
        <w:tc>
          <w:tcPr>
            <w:tcW w:w="1276" w:type="dxa"/>
            <w:noWrap/>
            <w:hideMark/>
          </w:tcPr>
          <w:p w14:paraId="454B5DE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3.17E-15</w:t>
            </w:r>
          </w:p>
        </w:tc>
        <w:tc>
          <w:tcPr>
            <w:tcW w:w="3740" w:type="dxa"/>
            <w:noWrap/>
            <w:hideMark/>
          </w:tcPr>
          <w:p w14:paraId="775EEA9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0F5B9EF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1F4B0A85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7A4F2AE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BSR22_01261</w:t>
            </w:r>
          </w:p>
        </w:tc>
        <w:tc>
          <w:tcPr>
            <w:tcW w:w="2125" w:type="dxa"/>
            <w:noWrap/>
            <w:hideMark/>
          </w:tcPr>
          <w:p w14:paraId="4A2ED67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Cytochrome c oxidase subunit 2 </w:t>
            </w:r>
          </w:p>
        </w:tc>
        <w:tc>
          <w:tcPr>
            <w:tcW w:w="1096" w:type="dxa"/>
            <w:noWrap/>
            <w:hideMark/>
          </w:tcPr>
          <w:p w14:paraId="01E72DC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1.3</w:t>
            </w:r>
          </w:p>
        </w:tc>
        <w:tc>
          <w:tcPr>
            <w:tcW w:w="974" w:type="dxa"/>
            <w:noWrap/>
            <w:hideMark/>
          </w:tcPr>
          <w:p w14:paraId="1CD4509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2.96E-40</w:t>
            </w:r>
          </w:p>
        </w:tc>
        <w:tc>
          <w:tcPr>
            <w:tcW w:w="1276" w:type="dxa"/>
            <w:noWrap/>
            <w:hideMark/>
          </w:tcPr>
          <w:p w14:paraId="182458C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1.36E-37</w:t>
            </w:r>
          </w:p>
        </w:tc>
        <w:tc>
          <w:tcPr>
            <w:tcW w:w="3740" w:type="dxa"/>
            <w:noWrap/>
            <w:hideMark/>
          </w:tcPr>
          <w:p w14:paraId="456F4D7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Energy metabolism/Oxidative phosphorylation/ATP synthesis</w:t>
            </w:r>
          </w:p>
          <w:p w14:paraId="59FBD9B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2DDD567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7E29AD4C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1CDF4A6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BSR22_01260</w:t>
            </w:r>
          </w:p>
        </w:tc>
        <w:tc>
          <w:tcPr>
            <w:tcW w:w="2125" w:type="dxa"/>
            <w:noWrap/>
            <w:hideMark/>
          </w:tcPr>
          <w:p w14:paraId="3D35890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Cytochrome c oxidase subunit I </w:t>
            </w:r>
          </w:p>
        </w:tc>
        <w:tc>
          <w:tcPr>
            <w:tcW w:w="1096" w:type="dxa"/>
            <w:noWrap/>
            <w:hideMark/>
          </w:tcPr>
          <w:p w14:paraId="49D70CA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1.3</w:t>
            </w:r>
          </w:p>
        </w:tc>
        <w:tc>
          <w:tcPr>
            <w:tcW w:w="974" w:type="dxa"/>
            <w:noWrap/>
            <w:hideMark/>
          </w:tcPr>
          <w:p w14:paraId="5A0CB86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3.62E-34</w:t>
            </w:r>
          </w:p>
        </w:tc>
        <w:tc>
          <w:tcPr>
            <w:tcW w:w="1276" w:type="dxa"/>
            <w:noWrap/>
            <w:hideMark/>
          </w:tcPr>
          <w:p w14:paraId="350B5CE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9.47E-32</w:t>
            </w:r>
          </w:p>
        </w:tc>
        <w:tc>
          <w:tcPr>
            <w:tcW w:w="3740" w:type="dxa"/>
            <w:noWrap/>
            <w:hideMark/>
          </w:tcPr>
          <w:p w14:paraId="0FF7CBB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Energy metabolism/Oxidative phosphorylation/ATP synthesis</w:t>
            </w:r>
          </w:p>
          <w:p w14:paraId="304EA4A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540FD34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79682A95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1FEA40A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BSR22_01104</w:t>
            </w:r>
          </w:p>
        </w:tc>
        <w:tc>
          <w:tcPr>
            <w:tcW w:w="2125" w:type="dxa"/>
            <w:noWrap/>
            <w:hideMark/>
          </w:tcPr>
          <w:p w14:paraId="78BE62C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PDZ domain protein </w:t>
            </w:r>
          </w:p>
        </w:tc>
        <w:tc>
          <w:tcPr>
            <w:tcW w:w="1096" w:type="dxa"/>
            <w:noWrap/>
            <w:hideMark/>
          </w:tcPr>
          <w:p w14:paraId="3AE0B45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1.3</w:t>
            </w:r>
          </w:p>
        </w:tc>
        <w:tc>
          <w:tcPr>
            <w:tcW w:w="974" w:type="dxa"/>
            <w:noWrap/>
            <w:hideMark/>
          </w:tcPr>
          <w:p w14:paraId="5973B9E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3.57E-27</w:t>
            </w:r>
          </w:p>
        </w:tc>
        <w:tc>
          <w:tcPr>
            <w:tcW w:w="1276" w:type="dxa"/>
            <w:noWrap/>
            <w:hideMark/>
          </w:tcPr>
          <w:p w14:paraId="47B0EC7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4.67E-25</w:t>
            </w:r>
          </w:p>
        </w:tc>
        <w:tc>
          <w:tcPr>
            <w:tcW w:w="3740" w:type="dxa"/>
            <w:noWrap/>
            <w:hideMark/>
          </w:tcPr>
          <w:p w14:paraId="696CD85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Signaling and cellular processes/Organizing transmembrane proteins/Protein quality control during stress response</w:t>
            </w:r>
          </w:p>
          <w:p w14:paraId="0FB366A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7075FC9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17081D67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2C368E8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BSR22_01978</w:t>
            </w:r>
          </w:p>
        </w:tc>
        <w:tc>
          <w:tcPr>
            <w:tcW w:w="2125" w:type="dxa"/>
            <w:noWrap/>
            <w:hideMark/>
          </w:tcPr>
          <w:p w14:paraId="44071A1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Cobalamin synthesis protein-P47K </w:t>
            </w:r>
          </w:p>
        </w:tc>
        <w:tc>
          <w:tcPr>
            <w:tcW w:w="1096" w:type="dxa"/>
            <w:noWrap/>
            <w:hideMark/>
          </w:tcPr>
          <w:p w14:paraId="5F8031D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1.3</w:t>
            </w:r>
          </w:p>
        </w:tc>
        <w:tc>
          <w:tcPr>
            <w:tcW w:w="974" w:type="dxa"/>
            <w:noWrap/>
            <w:hideMark/>
          </w:tcPr>
          <w:p w14:paraId="5405681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2.41E-22</w:t>
            </w:r>
          </w:p>
        </w:tc>
        <w:tc>
          <w:tcPr>
            <w:tcW w:w="1276" w:type="dxa"/>
            <w:noWrap/>
            <w:hideMark/>
          </w:tcPr>
          <w:p w14:paraId="6E760EE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1.57E-20</w:t>
            </w:r>
          </w:p>
        </w:tc>
        <w:tc>
          <w:tcPr>
            <w:tcW w:w="3740" w:type="dxa"/>
            <w:noWrap/>
            <w:hideMark/>
          </w:tcPr>
          <w:p w14:paraId="422736C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Unclassified cofactor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756DF97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22C</w:t>
            </w:r>
          </w:p>
        </w:tc>
      </w:tr>
      <w:tr w:rsidR="008521B2" w:rsidRPr="003630E5" w14:paraId="1EAE1996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2D5CC3D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BSR22_00709</w:t>
            </w:r>
          </w:p>
        </w:tc>
        <w:tc>
          <w:tcPr>
            <w:tcW w:w="2125" w:type="dxa"/>
            <w:noWrap/>
            <w:hideMark/>
          </w:tcPr>
          <w:p w14:paraId="5AD3187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Multidrug efflux transporter MFS family </w:t>
            </w:r>
          </w:p>
        </w:tc>
        <w:tc>
          <w:tcPr>
            <w:tcW w:w="1096" w:type="dxa"/>
            <w:noWrap/>
            <w:hideMark/>
          </w:tcPr>
          <w:p w14:paraId="6F5EF1A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1.4</w:t>
            </w:r>
          </w:p>
        </w:tc>
        <w:tc>
          <w:tcPr>
            <w:tcW w:w="974" w:type="dxa"/>
            <w:noWrap/>
            <w:hideMark/>
          </w:tcPr>
          <w:p w14:paraId="286ABFF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7.13E-32</w:t>
            </w:r>
          </w:p>
        </w:tc>
        <w:tc>
          <w:tcPr>
            <w:tcW w:w="1276" w:type="dxa"/>
            <w:noWrap/>
            <w:hideMark/>
          </w:tcPr>
          <w:p w14:paraId="2252FDB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1.31E-29</w:t>
            </w:r>
          </w:p>
        </w:tc>
        <w:tc>
          <w:tcPr>
            <w:tcW w:w="3740" w:type="dxa"/>
            <w:noWrap/>
            <w:hideMark/>
          </w:tcPr>
          <w:p w14:paraId="64DCE61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Signaling and cellular processes/Transporters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0973130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73663EB0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181856C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BSR22_01707</w:t>
            </w:r>
          </w:p>
        </w:tc>
        <w:tc>
          <w:tcPr>
            <w:tcW w:w="2125" w:type="dxa"/>
            <w:noWrap/>
            <w:hideMark/>
          </w:tcPr>
          <w:p w14:paraId="78C4D39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31F76CB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1.4</w:t>
            </w:r>
          </w:p>
        </w:tc>
        <w:tc>
          <w:tcPr>
            <w:tcW w:w="974" w:type="dxa"/>
            <w:noWrap/>
            <w:hideMark/>
          </w:tcPr>
          <w:p w14:paraId="7C13000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0.00000466</w:t>
            </w:r>
          </w:p>
        </w:tc>
        <w:tc>
          <w:tcPr>
            <w:tcW w:w="1276" w:type="dxa"/>
            <w:noWrap/>
            <w:hideMark/>
          </w:tcPr>
          <w:p w14:paraId="7FF5BC7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0.0000249</w:t>
            </w:r>
          </w:p>
        </w:tc>
        <w:tc>
          <w:tcPr>
            <w:tcW w:w="3740" w:type="dxa"/>
            <w:noWrap/>
            <w:hideMark/>
          </w:tcPr>
          <w:p w14:paraId="114B7DC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18258B8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0D113E6A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347FC9D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BSR22_01146</w:t>
            </w:r>
          </w:p>
        </w:tc>
        <w:tc>
          <w:tcPr>
            <w:tcW w:w="2125" w:type="dxa"/>
            <w:noWrap/>
            <w:hideMark/>
          </w:tcPr>
          <w:p w14:paraId="256E35B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Plastoquinol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terminal oxidase </w:t>
            </w:r>
          </w:p>
        </w:tc>
        <w:tc>
          <w:tcPr>
            <w:tcW w:w="1096" w:type="dxa"/>
            <w:noWrap/>
            <w:hideMark/>
          </w:tcPr>
          <w:p w14:paraId="100F585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974" w:type="dxa"/>
            <w:noWrap/>
            <w:hideMark/>
          </w:tcPr>
          <w:p w14:paraId="37BCD78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1.77E-09</w:t>
            </w:r>
          </w:p>
        </w:tc>
        <w:tc>
          <w:tcPr>
            <w:tcW w:w="1276" w:type="dxa"/>
            <w:noWrap/>
            <w:hideMark/>
          </w:tcPr>
          <w:p w14:paraId="62A5FCC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1.98E-08</w:t>
            </w:r>
          </w:p>
        </w:tc>
        <w:tc>
          <w:tcPr>
            <w:tcW w:w="3740" w:type="dxa"/>
            <w:noWrap/>
            <w:hideMark/>
          </w:tcPr>
          <w:p w14:paraId="14E0811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Energy metabolism/Photosynthesis/Photosynthetic electron transport/extracting electrons between PSII and PSI and combine them with protons and oxygen to produce water </w:t>
            </w:r>
          </w:p>
          <w:p w14:paraId="03C44A4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1C62959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3E8174A5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69940E5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BSR22_00079</w:t>
            </w:r>
          </w:p>
        </w:tc>
        <w:tc>
          <w:tcPr>
            <w:tcW w:w="2125" w:type="dxa"/>
            <w:noWrap/>
            <w:hideMark/>
          </w:tcPr>
          <w:p w14:paraId="6FF73BC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EF-1 guanine nucleotide exchange domain-like protein </w:t>
            </w:r>
          </w:p>
        </w:tc>
        <w:tc>
          <w:tcPr>
            <w:tcW w:w="1096" w:type="dxa"/>
            <w:noWrap/>
            <w:hideMark/>
          </w:tcPr>
          <w:p w14:paraId="7ABC49A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974" w:type="dxa"/>
            <w:noWrap/>
            <w:hideMark/>
          </w:tcPr>
          <w:p w14:paraId="2461A2B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8.66E-10</w:t>
            </w:r>
          </w:p>
        </w:tc>
        <w:tc>
          <w:tcPr>
            <w:tcW w:w="1276" w:type="dxa"/>
            <w:noWrap/>
            <w:hideMark/>
          </w:tcPr>
          <w:p w14:paraId="50AB4E3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0.00000001</w:t>
            </w:r>
          </w:p>
        </w:tc>
        <w:tc>
          <w:tcPr>
            <w:tcW w:w="3740" w:type="dxa"/>
            <w:noWrap/>
            <w:hideMark/>
          </w:tcPr>
          <w:p w14:paraId="56E4A61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Genetic information processing/Membrane trafficking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1CC4A1D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26E4C795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0764B8F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BSR22_00988</w:t>
            </w:r>
          </w:p>
        </w:tc>
        <w:tc>
          <w:tcPr>
            <w:tcW w:w="2125" w:type="dxa"/>
            <w:noWrap/>
            <w:hideMark/>
          </w:tcPr>
          <w:p w14:paraId="3E19434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6A361F2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974" w:type="dxa"/>
            <w:noWrap/>
            <w:hideMark/>
          </w:tcPr>
          <w:p w14:paraId="395615C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1.34E-15</w:t>
            </w:r>
          </w:p>
        </w:tc>
        <w:tc>
          <w:tcPr>
            <w:tcW w:w="1276" w:type="dxa"/>
            <w:noWrap/>
            <w:hideMark/>
          </w:tcPr>
          <w:p w14:paraId="368D46E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3.55E-14</w:t>
            </w:r>
          </w:p>
        </w:tc>
        <w:tc>
          <w:tcPr>
            <w:tcW w:w="3740" w:type="dxa"/>
            <w:noWrap/>
            <w:hideMark/>
          </w:tcPr>
          <w:p w14:paraId="64E527A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462F7D4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15589CD4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31C975F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BSR22_01341</w:t>
            </w:r>
          </w:p>
        </w:tc>
        <w:tc>
          <w:tcPr>
            <w:tcW w:w="2125" w:type="dxa"/>
            <w:noWrap/>
            <w:hideMark/>
          </w:tcPr>
          <w:p w14:paraId="18BF98F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Transaldolase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096" w:type="dxa"/>
            <w:noWrap/>
            <w:hideMark/>
          </w:tcPr>
          <w:p w14:paraId="095B13F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974" w:type="dxa"/>
            <w:noWrap/>
            <w:hideMark/>
          </w:tcPr>
          <w:p w14:paraId="0619D05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6.99E-26</w:t>
            </w:r>
          </w:p>
        </w:tc>
        <w:tc>
          <w:tcPr>
            <w:tcW w:w="1276" w:type="dxa"/>
            <w:noWrap/>
            <w:hideMark/>
          </w:tcPr>
          <w:p w14:paraId="275A326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7.54E-24</w:t>
            </w:r>
          </w:p>
        </w:tc>
        <w:tc>
          <w:tcPr>
            <w:tcW w:w="3740" w:type="dxa"/>
            <w:noWrap/>
            <w:hideMark/>
          </w:tcPr>
          <w:p w14:paraId="4A4C9E5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Carbohydrate metabolism/Pentose phosphate pathway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7863524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558D3E7D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0385307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BSR22_02094</w:t>
            </w:r>
          </w:p>
        </w:tc>
        <w:tc>
          <w:tcPr>
            <w:tcW w:w="2125" w:type="dxa"/>
            <w:noWrap/>
            <w:hideMark/>
          </w:tcPr>
          <w:p w14:paraId="27A1B2C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Glycerol kinase </w:t>
            </w:r>
          </w:p>
        </w:tc>
        <w:tc>
          <w:tcPr>
            <w:tcW w:w="1096" w:type="dxa"/>
            <w:noWrap/>
            <w:hideMark/>
          </w:tcPr>
          <w:p w14:paraId="0153685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974" w:type="dxa"/>
            <w:noWrap/>
            <w:hideMark/>
          </w:tcPr>
          <w:p w14:paraId="77D5828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1.06E-36</w:t>
            </w:r>
          </w:p>
        </w:tc>
        <w:tc>
          <w:tcPr>
            <w:tcW w:w="1276" w:type="dxa"/>
            <w:noWrap/>
            <w:hideMark/>
          </w:tcPr>
          <w:p w14:paraId="54FC669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3.25E-34</w:t>
            </w:r>
          </w:p>
        </w:tc>
        <w:tc>
          <w:tcPr>
            <w:tcW w:w="3740" w:type="dxa"/>
            <w:noWrap/>
            <w:hideMark/>
          </w:tcPr>
          <w:p w14:paraId="71F9224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Lipid metabolism/</w:t>
            </w: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Glycerolipid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metabolism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7DA59D3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2142BD5C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26A336D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BSR22_01613</w:t>
            </w:r>
          </w:p>
        </w:tc>
        <w:tc>
          <w:tcPr>
            <w:tcW w:w="2125" w:type="dxa"/>
            <w:noWrap/>
            <w:hideMark/>
          </w:tcPr>
          <w:p w14:paraId="5E7B085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Possible COMC family </w:t>
            </w:r>
          </w:p>
        </w:tc>
        <w:tc>
          <w:tcPr>
            <w:tcW w:w="1096" w:type="dxa"/>
            <w:noWrap/>
            <w:hideMark/>
          </w:tcPr>
          <w:p w14:paraId="30FB69E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1.6</w:t>
            </w:r>
          </w:p>
        </w:tc>
        <w:tc>
          <w:tcPr>
            <w:tcW w:w="974" w:type="dxa"/>
            <w:noWrap/>
            <w:hideMark/>
          </w:tcPr>
          <w:p w14:paraId="381A0E7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0.00000212</w:t>
            </w:r>
          </w:p>
        </w:tc>
        <w:tc>
          <w:tcPr>
            <w:tcW w:w="1276" w:type="dxa"/>
            <w:noWrap/>
            <w:hideMark/>
          </w:tcPr>
          <w:p w14:paraId="5AA9E5B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0.0000122</w:t>
            </w:r>
          </w:p>
        </w:tc>
        <w:tc>
          <w:tcPr>
            <w:tcW w:w="3740" w:type="dxa"/>
            <w:noWrap/>
            <w:hideMark/>
          </w:tcPr>
          <w:p w14:paraId="42DF5CD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Unclassified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0DF8EA5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61796D2C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18673D4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BSR22_00918</w:t>
            </w:r>
          </w:p>
        </w:tc>
        <w:tc>
          <w:tcPr>
            <w:tcW w:w="2125" w:type="dxa"/>
            <w:noWrap/>
            <w:hideMark/>
          </w:tcPr>
          <w:p w14:paraId="4BA691E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Citrate synthase </w:t>
            </w:r>
          </w:p>
        </w:tc>
        <w:tc>
          <w:tcPr>
            <w:tcW w:w="1096" w:type="dxa"/>
            <w:noWrap/>
            <w:hideMark/>
          </w:tcPr>
          <w:p w14:paraId="50372A5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1.6</w:t>
            </w:r>
          </w:p>
        </w:tc>
        <w:tc>
          <w:tcPr>
            <w:tcW w:w="974" w:type="dxa"/>
            <w:noWrap/>
            <w:hideMark/>
          </w:tcPr>
          <w:p w14:paraId="6F60685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3.82E-32</w:t>
            </w:r>
          </w:p>
        </w:tc>
        <w:tc>
          <w:tcPr>
            <w:tcW w:w="1276" w:type="dxa"/>
            <w:noWrap/>
            <w:hideMark/>
          </w:tcPr>
          <w:p w14:paraId="6090449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7.79E-30</w:t>
            </w:r>
          </w:p>
        </w:tc>
        <w:tc>
          <w:tcPr>
            <w:tcW w:w="3740" w:type="dxa"/>
            <w:noWrap/>
            <w:hideMark/>
          </w:tcPr>
          <w:p w14:paraId="19A47DD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Carbohydrate metabolism/Tricarboxylic acid cycle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567BABC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64CC8E54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0A5E0B3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BSR22_00017</w:t>
            </w:r>
          </w:p>
        </w:tc>
        <w:tc>
          <w:tcPr>
            <w:tcW w:w="2125" w:type="dxa"/>
            <w:noWrap/>
            <w:hideMark/>
          </w:tcPr>
          <w:p w14:paraId="54E071A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4175E4F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1.6</w:t>
            </w:r>
          </w:p>
        </w:tc>
        <w:tc>
          <w:tcPr>
            <w:tcW w:w="974" w:type="dxa"/>
            <w:noWrap/>
            <w:hideMark/>
          </w:tcPr>
          <w:p w14:paraId="62DEDAB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5.1E-20</w:t>
            </w:r>
          </w:p>
        </w:tc>
        <w:tc>
          <w:tcPr>
            <w:tcW w:w="1276" w:type="dxa"/>
            <w:noWrap/>
            <w:hideMark/>
          </w:tcPr>
          <w:p w14:paraId="1A7A3EC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2.46E-18</w:t>
            </w:r>
          </w:p>
        </w:tc>
        <w:tc>
          <w:tcPr>
            <w:tcW w:w="3740" w:type="dxa"/>
            <w:noWrap/>
            <w:hideMark/>
          </w:tcPr>
          <w:p w14:paraId="5EC83CE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42D447A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089D5706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167D181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BSR22_01366</w:t>
            </w:r>
          </w:p>
        </w:tc>
        <w:tc>
          <w:tcPr>
            <w:tcW w:w="2125" w:type="dxa"/>
            <w:noWrap/>
            <w:hideMark/>
          </w:tcPr>
          <w:p w14:paraId="5812E41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Light-independent protochlorophyllide reductase subunit B </w:t>
            </w:r>
          </w:p>
        </w:tc>
        <w:tc>
          <w:tcPr>
            <w:tcW w:w="1096" w:type="dxa"/>
            <w:noWrap/>
            <w:hideMark/>
          </w:tcPr>
          <w:p w14:paraId="67C4C16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1.6</w:t>
            </w:r>
          </w:p>
        </w:tc>
        <w:tc>
          <w:tcPr>
            <w:tcW w:w="974" w:type="dxa"/>
            <w:noWrap/>
            <w:hideMark/>
          </w:tcPr>
          <w:p w14:paraId="023CB37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2.77E-16</w:t>
            </w:r>
          </w:p>
        </w:tc>
        <w:tc>
          <w:tcPr>
            <w:tcW w:w="1276" w:type="dxa"/>
            <w:noWrap/>
            <w:hideMark/>
          </w:tcPr>
          <w:p w14:paraId="6DBC7E7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7.95E-15</w:t>
            </w:r>
          </w:p>
        </w:tc>
        <w:tc>
          <w:tcPr>
            <w:tcW w:w="3740" w:type="dxa"/>
            <w:noWrap/>
            <w:hideMark/>
          </w:tcPr>
          <w:p w14:paraId="734B9C1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Cofactors and vitamins metabolism/Porphyrin and chlorophyll metabolism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36AF92B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3EE39F2F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1720260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BSR22_02080</w:t>
            </w:r>
          </w:p>
        </w:tc>
        <w:tc>
          <w:tcPr>
            <w:tcW w:w="2125" w:type="dxa"/>
            <w:noWrap/>
            <w:hideMark/>
          </w:tcPr>
          <w:p w14:paraId="47605BE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Possible porin </w:t>
            </w:r>
          </w:p>
        </w:tc>
        <w:tc>
          <w:tcPr>
            <w:tcW w:w="1096" w:type="dxa"/>
            <w:noWrap/>
            <w:hideMark/>
          </w:tcPr>
          <w:p w14:paraId="56B3441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1.6</w:t>
            </w:r>
          </w:p>
        </w:tc>
        <w:tc>
          <w:tcPr>
            <w:tcW w:w="974" w:type="dxa"/>
            <w:noWrap/>
            <w:hideMark/>
          </w:tcPr>
          <w:p w14:paraId="36486B5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6.38E-21</w:t>
            </w:r>
          </w:p>
        </w:tc>
        <w:tc>
          <w:tcPr>
            <w:tcW w:w="1276" w:type="dxa"/>
            <w:noWrap/>
            <w:hideMark/>
          </w:tcPr>
          <w:p w14:paraId="134AD6E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3.54E-19</w:t>
            </w:r>
          </w:p>
        </w:tc>
        <w:tc>
          <w:tcPr>
            <w:tcW w:w="3740" w:type="dxa"/>
            <w:noWrap/>
            <w:hideMark/>
          </w:tcPr>
          <w:p w14:paraId="39231DC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Porin activity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133A4E8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5E5DEA2E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3D5E978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BSR22_02082</w:t>
            </w:r>
          </w:p>
        </w:tc>
        <w:tc>
          <w:tcPr>
            <w:tcW w:w="2125" w:type="dxa"/>
            <w:noWrap/>
            <w:hideMark/>
          </w:tcPr>
          <w:p w14:paraId="70E70A0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Possible porin </w:t>
            </w:r>
          </w:p>
        </w:tc>
        <w:tc>
          <w:tcPr>
            <w:tcW w:w="1096" w:type="dxa"/>
            <w:noWrap/>
            <w:hideMark/>
          </w:tcPr>
          <w:p w14:paraId="6A778F8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1.7</w:t>
            </w:r>
          </w:p>
        </w:tc>
        <w:tc>
          <w:tcPr>
            <w:tcW w:w="974" w:type="dxa"/>
            <w:noWrap/>
            <w:hideMark/>
          </w:tcPr>
          <w:p w14:paraId="07CAB6E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5.83E-20</w:t>
            </w:r>
          </w:p>
        </w:tc>
        <w:tc>
          <w:tcPr>
            <w:tcW w:w="1276" w:type="dxa"/>
            <w:noWrap/>
            <w:hideMark/>
          </w:tcPr>
          <w:p w14:paraId="06D80CA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2.68E-18</w:t>
            </w:r>
          </w:p>
        </w:tc>
        <w:tc>
          <w:tcPr>
            <w:tcW w:w="3740" w:type="dxa"/>
            <w:noWrap/>
            <w:hideMark/>
          </w:tcPr>
          <w:p w14:paraId="296AD7E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Porin activity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02E9CCA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3096129C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53EDBEA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BSR22_00315</w:t>
            </w:r>
          </w:p>
        </w:tc>
        <w:tc>
          <w:tcPr>
            <w:tcW w:w="2125" w:type="dxa"/>
            <w:noWrap/>
            <w:hideMark/>
          </w:tcPr>
          <w:p w14:paraId="62B8ED2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Short-chain dehydrogenase-reductase (SDR) superfamily </w:t>
            </w:r>
          </w:p>
        </w:tc>
        <w:tc>
          <w:tcPr>
            <w:tcW w:w="1096" w:type="dxa"/>
            <w:noWrap/>
            <w:hideMark/>
          </w:tcPr>
          <w:p w14:paraId="6B6DF59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1.7</w:t>
            </w:r>
          </w:p>
        </w:tc>
        <w:tc>
          <w:tcPr>
            <w:tcW w:w="974" w:type="dxa"/>
            <w:noWrap/>
            <w:hideMark/>
          </w:tcPr>
          <w:p w14:paraId="74744DB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2.27E-44</w:t>
            </w:r>
          </w:p>
        </w:tc>
        <w:tc>
          <w:tcPr>
            <w:tcW w:w="1276" w:type="dxa"/>
            <w:noWrap/>
            <w:hideMark/>
          </w:tcPr>
          <w:p w14:paraId="2CD662F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1.38E-41</w:t>
            </w:r>
          </w:p>
        </w:tc>
        <w:tc>
          <w:tcPr>
            <w:tcW w:w="3740" w:type="dxa"/>
            <w:noWrap/>
            <w:hideMark/>
          </w:tcPr>
          <w:p w14:paraId="37A040F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Cofactors and vitamins metabolism/Porphyrin and chlorophyll metabolism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19E9921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59C00F42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0854C27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BSR22_01305</w:t>
            </w:r>
          </w:p>
        </w:tc>
        <w:tc>
          <w:tcPr>
            <w:tcW w:w="2125" w:type="dxa"/>
            <w:noWrap/>
            <w:hideMark/>
          </w:tcPr>
          <w:p w14:paraId="36B60AC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Band 7 protein </w:t>
            </w:r>
          </w:p>
        </w:tc>
        <w:tc>
          <w:tcPr>
            <w:tcW w:w="1096" w:type="dxa"/>
            <w:noWrap/>
            <w:hideMark/>
          </w:tcPr>
          <w:p w14:paraId="00C763B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1.8</w:t>
            </w:r>
          </w:p>
        </w:tc>
        <w:tc>
          <w:tcPr>
            <w:tcW w:w="974" w:type="dxa"/>
            <w:noWrap/>
            <w:hideMark/>
          </w:tcPr>
          <w:p w14:paraId="7C47F4A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3.13E-28</w:t>
            </w:r>
          </w:p>
        </w:tc>
        <w:tc>
          <w:tcPr>
            <w:tcW w:w="1276" w:type="dxa"/>
            <w:noWrap/>
            <w:hideMark/>
          </w:tcPr>
          <w:p w14:paraId="6F82BBA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4.42E-26</w:t>
            </w:r>
          </w:p>
        </w:tc>
        <w:tc>
          <w:tcPr>
            <w:tcW w:w="3740" w:type="dxa"/>
            <w:noWrap/>
            <w:hideMark/>
          </w:tcPr>
          <w:p w14:paraId="0567135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Unclassified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5E5E110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0DBF599E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38164F6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BSR22_01367</w:t>
            </w:r>
          </w:p>
        </w:tc>
        <w:tc>
          <w:tcPr>
            <w:tcW w:w="2125" w:type="dxa"/>
            <w:noWrap/>
            <w:hideMark/>
          </w:tcPr>
          <w:p w14:paraId="4AF05ED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Light-independent protochlorophyllide reductase subunit N </w:t>
            </w:r>
          </w:p>
        </w:tc>
        <w:tc>
          <w:tcPr>
            <w:tcW w:w="1096" w:type="dxa"/>
            <w:noWrap/>
            <w:hideMark/>
          </w:tcPr>
          <w:p w14:paraId="0272F15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1.9</w:t>
            </w:r>
          </w:p>
        </w:tc>
        <w:tc>
          <w:tcPr>
            <w:tcW w:w="974" w:type="dxa"/>
            <w:noWrap/>
            <w:hideMark/>
          </w:tcPr>
          <w:p w14:paraId="0EA24A6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1.9E-24</w:t>
            </w:r>
          </w:p>
        </w:tc>
        <w:tc>
          <w:tcPr>
            <w:tcW w:w="1276" w:type="dxa"/>
            <w:noWrap/>
            <w:hideMark/>
          </w:tcPr>
          <w:p w14:paraId="030D7EE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1.66E-22</w:t>
            </w:r>
          </w:p>
        </w:tc>
        <w:tc>
          <w:tcPr>
            <w:tcW w:w="3740" w:type="dxa"/>
            <w:noWrap/>
            <w:hideMark/>
          </w:tcPr>
          <w:p w14:paraId="37C95B5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Cofactors and vitamins metabolism/Porphyrin and chlorophyll metabolism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42C153F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7DC9603C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00DDB3E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BSR22_02103</w:t>
            </w:r>
          </w:p>
        </w:tc>
        <w:tc>
          <w:tcPr>
            <w:tcW w:w="2125" w:type="dxa"/>
            <w:noWrap/>
            <w:hideMark/>
          </w:tcPr>
          <w:p w14:paraId="544C676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hypothetical protein</w:t>
            </w:r>
          </w:p>
        </w:tc>
        <w:tc>
          <w:tcPr>
            <w:tcW w:w="1096" w:type="dxa"/>
            <w:noWrap/>
            <w:hideMark/>
          </w:tcPr>
          <w:p w14:paraId="1227F89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2.1</w:t>
            </w:r>
          </w:p>
        </w:tc>
        <w:tc>
          <w:tcPr>
            <w:tcW w:w="974" w:type="dxa"/>
            <w:noWrap/>
            <w:hideMark/>
          </w:tcPr>
          <w:p w14:paraId="2278AF2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1.47E-28</w:t>
            </w:r>
          </w:p>
        </w:tc>
        <w:tc>
          <w:tcPr>
            <w:tcW w:w="1276" w:type="dxa"/>
            <w:noWrap/>
            <w:hideMark/>
          </w:tcPr>
          <w:p w14:paraId="0AE4D73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2.24E-26</w:t>
            </w:r>
          </w:p>
        </w:tc>
        <w:tc>
          <w:tcPr>
            <w:tcW w:w="3740" w:type="dxa"/>
            <w:noWrap/>
            <w:hideMark/>
          </w:tcPr>
          <w:p w14:paraId="0820531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Hypothetical protein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5B20362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396BCCF1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317DCC3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BSR22_00312</w:t>
            </w:r>
          </w:p>
        </w:tc>
        <w:tc>
          <w:tcPr>
            <w:tcW w:w="2125" w:type="dxa"/>
            <w:noWrap/>
            <w:hideMark/>
          </w:tcPr>
          <w:p w14:paraId="4211367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Predicted membrane protein </w:t>
            </w:r>
          </w:p>
        </w:tc>
        <w:tc>
          <w:tcPr>
            <w:tcW w:w="1096" w:type="dxa"/>
            <w:noWrap/>
            <w:hideMark/>
          </w:tcPr>
          <w:p w14:paraId="2963928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2.6</w:t>
            </w:r>
          </w:p>
        </w:tc>
        <w:tc>
          <w:tcPr>
            <w:tcW w:w="974" w:type="dxa"/>
            <w:noWrap/>
            <w:hideMark/>
          </w:tcPr>
          <w:p w14:paraId="6BF9255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1.36E-26</w:t>
            </w:r>
          </w:p>
        </w:tc>
        <w:tc>
          <w:tcPr>
            <w:tcW w:w="1276" w:type="dxa"/>
            <w:noWrap/>
            <w:hideMark/>
          </w:tcPr>
          <w:p w14:paraId="5019CAA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1.66E-24</w:t>
            </w:r>
          </w:p>
        </w:tc>
        <w:tc>
          <w:tcPr>
            <w:tcW w:w="3740" w:type="dxa"/>
            <w:noWrap/>
            <w:hideMark/>
          </w:tcPr>
          <w:p w14:paraId="088038E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Unclassified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3A14577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22</w:t>
            </w:r>
          </w:p>
        </w:tc>
      </w:tr>
      <w:tr w:rsidR="008521B2" w:rsidRPr="003630E5" w14:paraId="38E25AAF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77A1FE2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BSR22_01599</w:t>
            </w:r>
          </w:p>
        </w:tc>
        <w:tc>
          <w:tcPr>
            <w:tcW w:w="2125" w:type="dxa"/>
            <w:noWrap/>
            <w:hideMark/>
          </w:tcPr>
          <w:p w14:paraId="1CA1399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Multidrug efflux transporter </w:t>
            </w:r>
          </w:p>
        </w:tc>
        <w:tc>
          <w:tcPr>
            <w:tcW w:w="1096" w:type="dxa"/>
            <w:noWrap/>
            <w:hideMark/>
          </w:tcPr>
          <w:p w14:paraId="702B8B6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-3</w:t>
            </w:r>
          </w:p>
        </w:tc>
        <w:tc>
          <w:tcPr>
            <w:tcW w:w="974" w:type="dxa"/>
            <w:noWrap/>
            <w:hideMark/>
          </w:tcPr>
          <w:p w14:paraId="518FF30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2.22E-29</w:t>
            </w:r>
          </w:p>
        </w:tc>
        <w:tc>
          <w:tcPr>
            <w:tcW w:w="1276" w:type="dxa"/>
            <w:noWrap/>
            <w:hideMark/>
          </w:tcPr>
          <w:p w14:paraId="1A6BB3F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6.8E-27</w:t>
            </w:r>
          </w:p>
        </w:tc>
        <w:tc>
          <w:tcPr>
            <w:tcW w:w="3740" w:type="dxa"/>
            <w:noWrap/>
            <w:hideMark/>
          </w:tcPr>
          <w:p w14:paraId="30E3720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Transmembrane transporter activity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20996C7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2F140655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5EBDBC6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BSR22_01596</w:t>
            </w:r>
          </w:p>
        </w:tc>
        <w:tc>
          <w:tcPr>
            <w:tcW w:w="2125" w:type="dxa"/>
            <w:noWrap/>
            <w:hideMark/>
          </w:tcPr>
          <w:p w14:paraId="2FF254B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Possible porin </w:t>
            </w:r>
          </w:p>
        </w:tc>
        <w:tc>
          <w:tcPr>
            <w:tcW w:w="1096" w:type="dxa"/>
            <w:noWrap/>
            <w:hideMark/>
          </w:tcPr>
          <w:p w14:paraId="7EA82C3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-2.6</w:t>
            </w:r>
          </w:p>
        </w:tc>
        <w:tc>
          <w:tcPr>
            <w:tcW w:w="974" w:type="dxa"/>
            <w:noWrap/>
            <w:hideMark/>
          </w:tcPr>
          <w:p w14:paraId="14B54E5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1.03E-16</w:t>
            </w:r>
          </w:p>
        </w:tc>
        <w:tc>
          <w:tcPr>
            <w:tcW w:w="1276" w:type="dxa"/>
            <w:noWrap/>
            <w:hideMark/>
          </w:tcPr>
          <w:p w14:paraId="0A8B2BF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1.05E-14</w:t>
            </w:r>
          </w:p>
        </w:tc>
        <w:tc>
          <w:tcPr>
            <w:tcW w:w="3740" w:type="dxa"/>
            <w:noWrap/>
            <w:hideMark/>
          </w:tcPr>
          <w:p w14:paraId="1822335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Porin activity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73195D0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42AD714A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2E43A45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BSR22_01600</w:t>
            </w:r>
          </w:p>
        </w:tc>
        <w:tc>
          <w:tcPr>
            <w:tcW w:w="2125" w:type="dxa"/>
            <w:noWrap/>
            <w:hideMark/>
          </w:tcPr>
          <w:p w14:paraId="7404D06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Glyceraldehyde-3-phosphate dehydrogenase-erythrose-4-phosphate dehydrogenase </w:t>
            </w:r>
          </w:p>
        </w:tc>
        <w:tc>
          <w:tcPr>
            <w:tcW w:w="1096" w:type="dxa"/>
            <w:noWrap/>
            <w:hideMark/>
          </w:tcPr>
          <w:p w14:paraId="77BB289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-2</w:t>
            </w:r>
          </w:p>
        </w:tc>
        <w:tc>
          <w:tcPr>
            <w:tcW w:w="974" w:type="dxa"/>
            <w:noWrap/>
            <w:hideMark/>
          </w:tcPr>
          <w:p w14:paraId="62107BA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3.14E-19</w:t>
            </w:r>
          </w:p>
        </w:tc>
        <w:tc>
          <w:tcPr>
            <w:tcW w:w="1276" w:type="dxa"/>
            <w:noWrap/>
            <w:hideMark/>
          </w:tcPr>
          <w:p w14:paraId="2D65617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4.43E-17</w:t>
            </w:r>
          </w:p>
        </w:tc>
        <w:tc>
          <w:tcPr>
            <w:tcW w:w="3740" w:type="dxa"/>
            <w:noWrap/>
            <w:hideMark/>
          </w:tcPr>
          <w:p w14:paraId="2558958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Carbohydrate metabolism/Glycolysis-Gluconeogenesis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526D359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4236A220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12E00DC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BSR22_01973</w:t>
            </w:r>
          </w:p>
        </w:tc>
        <w:tc>
          <w:tcPr>
            <w:tcW w:w="2125" w:type="dxa"/>
            <w:noWrap/>
            <w:hideMark/>
          </w:tcPr>
          <w:p w14:paraId="387C983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1EE7DCB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-1.8</w:t>
            </w:r>
          </w:p>
        </w:tc>
        <w:tc>
          <w:tcPr>
            <w:tcW w:w="974" w:type="dxa"/>
            <w:noWrap/>
            <w:hideMark/>
          </w:tcPr>
          <w:p w14:paraId="400BC39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0.000231343</w:t>
            </w:r>
          </w:p>
        </w:tc>
        <w:tc>
          <w:tcPr>
            <w:tcW w:w="1276" w:type="dxa"/>
            <w:noWrap/>
            <w:hideMark/>
          </w:tcPr>
          <w:p w14:paraId="1E5BEAB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0.001675673</w:t>
            </w:r>
          </w:p>
        </w:tc>
        <w:tc>
          <w:tcPr>
            <w:tcW w:w="3740" w:type="dxa"/>
            <w:noWrap/>
            <w:hideMark/>
          </w:tcPr>
          <w:p w14:paraId="4747A34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224EC05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6DBFD9F0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44F6868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BSR22_00384</w:t>
            </w:r>
          </w:p>
        </w:tc>
        <w:tc>
          <w:tcPr>
            <w:tcW w:w="2125" w:type="dxa"/>
            <w:noWrap/>
            <w:hideMark/>
          </w:tcPr>
          <w:p w14:paraId="4092FDB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621D5E0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-1.6</w:t>
            </w:r>
          </w:p>
        </w:tc>
        <w:tc>
          <w:tcPr>
            <w:tcW w:w="974" w:type="dxa"/>
            <w:noWrap/>
            <w:hideMark/>
          </w:tcPr>
          <w:p w14:paraId="1BAD23F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0.00000527</w:t>
            </w:r>
          </w:p>
        </w:tc>
        <w:tc>
          <w:tcPr>
            <w:tcW w:w="1276" w:type="dxa"/>
            <w:noWrap/>
            <w:hideMark/>
          </w:tcPr>
          <w:p w14:paraId="5C4A548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0.00007</w:t>
            </w:r>
          </w:p>
        </w:tc>
        <w:tc>
          <w:tcPr>
            <w:tcW w:w="3740" w:type="dxa"/>
            <w:noWrap/>
            <w:hideMark/>
          </w:tcPr>
          <w:p w14:paraId="2A99EB6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6DE7B96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4A8F595A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7418B76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BSR22_02112</w:t>
            </w:r>
          </w:p>
        </w:tc>
        <w:tc>
          <w:tcPr>
            <w:tcW w:w="2125" w:type="dxa"/>
            <w:noWrap/>
            <w:hideMark/>
          </w:tcPr>
          <w:p w14:paraId="73410E4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Carboxyl-terminal processing protease </w:t>
            </w:r>
          </w:p>
        </w:tc>
        <w:tc>
          <w:tcPr>
            <w:tcW w:w="1096" w:type="dxa"/>
            <w:noWrap/>
            <w:hideMark/>
          </w:tcPr>
          <w:p w14:paraId="21CDE9F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-1.6</w:t>
            </w:r>
          </w:p>
        </w:tc>
        <w:tc>
          <w:tcPr>
            <w:tcW w:w="974" w:type="dxa"/>
            <w:noWrap/>
            <w:hideMark/>
          </w:tcPr>
          <w:p w14:paraId="7394EA9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9.51E-12</w:t>
            </w:r>
          </w:p>
        </w:tc>
        <w:tc>
          <w:tcPr>
            <w:tcW w:w="1276" w:type="dxa"/>
            <w:noWrap/>
            <w:hideMark/>
          </w:tcPr>
          <w:p w14:paraId="32F972F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4.15E-10</w:t>
            </w:r>
          </w:p>
        </w:tc>
        <w:tc>
          <w:tcPr>
            <w:tcW w:w="3740" w:type="dxa"/>
            <w:noWrap/>
            <w:hideMark/>
          </w:tcPr>
          <w:p w14:paraId="26BD016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Peptidases and inhibitors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3BEB3CF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5E50BDDB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7863A84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BSR22_02114</w:t>
            </w:r>
          </w:p>
        </w:tc>
        <w:tc>
          <w:tcPr>
            <w:tcW w:w="2125" w:type="dxa"/>
            <w:noWrap/>
            <w:hideMark/>
          </w:tcPr>
          <w:p w14:paraId="223CDE0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141D973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-1.5</w:t>
            </w:r>
          </w:p>
        </w:tc>
        <w:tc>
          <w:tcPr>
            <w:tcW w:w="974" w:type="dxa"/>
            <w:noWrap/>
            <w:hideMark/>
          </w:tcPr>
          <w:p w14:paraId="4E3F046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0.006070165</w:t>
            </w:r>
          </w:p>
        </w:tc>
        <w:tc>
          <w:tcPr>
            <w:tcW w:w="1276" w:type="dxa"/>
            <w:noWrap/>
            <w:hideMark/>
          </w:tcPr>
          <w:p w14:paraId="6299B59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0.024360356</w:t>
            </w:r>
          </w:p>
        </w:tc>
        <w:tc>
          <w:tcPr>
            <w:tcW w:w="3740" w:type="dxa"/>
            <w:noWrap/>
            <w:hideMark/>
          </w:tcPr>
          <w:p w14:paraId="3DD7721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0D3FA95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7D1DAC56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5A90646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BSR22_01592</w:t>
            </w:r>
          </w:p>
        </w:tc>
        <w:tc>
          <w:tcPr>
            <w:tcW w:w="2125" w:type="dxa"/>
            <w:noWrap/>
            <w:hideMark/>
          </w:tcPr>
          <w:p w14:paraId="7069C30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Two component transcriptional regulator winged helix family </w:t>
            </w:r>
          </w:p>
        </w:tc>
        <w:tc>
          <w:tcPr>
            <w:tcW w:w="1096" w:type="dxa"/>
            <w:noWrap/>
            <w:hideMark/>
          </w:tcPr>
          <w:p w14:paraId="246CA39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-1.4</w:t>
            </w:r>
          </w:p>
        </w:tc>
        <w:tc>
          <w:tcPr>
            <w:tcW w:w="974" w:type="dxa"/>
            <w:noWrap/>
            <w:hideMark/>
          </w:tcPr>
          <w:p w14:paraId="76CB9D0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0.00000104</w:t>
            </w:r>
          </w:p>
        </w:tc>
        <w:tc>
          <w:tcPr>
            <w:tcW w:w="1276" w:type="dxa"/>
            <w:noWrap/>
            <w:hideMark/>
          </w:tcPr>
          <w:p w14:paraId="7C5528C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0.0000179</w:t>
            </w:r>
          </w:p>
        </w:tc>
        <w:tc>
          <w:tcPr>
            <w:tcW w:w="3740" w:type="dxa"/>
            <w:noWrap/>
            <w:hideMark/>
          </w:tcPr>
          <w:p w14:paraId="6A0B577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Environmental information processing/Signal transduction/Two-component system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5026D74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1166C663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76694E8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BSR22_02099</w:t>
            </w:r>
          </w:p>
        </w:tc>
        <w:tc>
          <w:tcPr>
            <w:tcW w:w="2125" w:type="dxa"/>
            <w:noWrap/>
            <w:hideMark/>
          </w:tcPr>
          <w:p w14:paraId="40F5C76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2FEF0C0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-1.4</w:t>
            </w:r>
          </w:p>
        </w:tc>
        <w:tc>
          <w:tcPr>
            <w:tcW w:w="974" w:type="dxa"/>
            <w:noWrap/>
            <w:hideMark/>
          </w:tcPr>
          <w:p w14:paraId="00ADA4C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0.0000216</w:t>
            </w:r>
          </w:p>
        </w:tc>
        <w:tc>
          <w:tcPr>
            <w:tcW w:w="1276" w:type="dxa"/>
            <w:noWrap/>
            <w:hideMark/>
          </w:tcPr>
          <w:p w14:paraId="2096B17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0.000232766</w:t>
            </w:r>
          </w:p>
        </w:tc>
        <w:tc>
          <w:tcPr>
            <w:tcW w:w="3740" w:type="dxa"/>
            <w:noWrap/>
            <w:hideMark/>
          </w:tcPr>
          <w:p w14:paraId="5023204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6E997D3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3B4C4010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2ED5780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BSR22_00001</w:t>
            </w:r>
          </w:p>
        </w:tc>
        <w:tc>
          <w:tcPr>
            <w:tcW w:w="2125" w:type="dxa"/>
            <w:noWrap/>
            <w:hideMark/>
          </w:tcPr>
          <w:p w14:paraId="4E6AFAB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Tryptophan-rich </w:t>
            </w: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Synechocystis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specie protein</w:t>
            </w:r>
          </w:p>
        </w:tc>
        <w:tc>
          <w:tcPr>
            <w:tcW w:w="1096" w:type="dxa"/>
            <w:noWrap/>
            <w:hideMark/>
          </w:tcPr>
          <w:p w14:paraId="792010B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-1.4</w:t>
            </w:r>
          </w:p>
        </w:tc>
        <w:tc>
          <w:tcPr>
            <w:tcW w:w="974" w:type="dxa"/>
            <w:noWrap/>
            <w:hideMark/>
          </w:tcPr>
          <w:p w14:paraId="5E2E5A6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3.66E-15</w:t>
            </w:r>
          </w:p>
        </w:tc>
        <w:tc>
          <w:tcPr>
            <w:tcW w:w="1276" w:type="dxa"/>
            <w:noWrap/>
            <w:hideMark/>
          </w:tcPr>
          <w:p w14:paraId="335003E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2.8E-13</w:t>
            </w:r>
          </w:p>
        </w:tc>
        <w:tc>
          <w:tcPr>
            <w:tcW w:w="3740" w:type="dxa"/>
            <w:noWrap/>
            <w:hideMark/>
          </w:tcPr>
          <w:p w14:paraId="1FB29BD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Signaling and cellular processes/Transporters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2212838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28785C4C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774268D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BSR22_02100</w:t>
            </w:r>
          </w:p>
        </w:tc>
        <w:tc>
          <w:tcPr>
            <w:tcW w:w="2125" w:type="dxa"/>
            <w:noWrap/>
            <w:hideMark/>
          </w:tcPr>
          <w:p w14:paraId="49BE22A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1E44536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-1.3</w:t>
            </w:r>
          </w:p>
        </w:tc>
        <w:tc>
          <w:tcPr>
            <w:tcW w:w="974" w:type="dxa"/>
            <w:noWrap/>
            <w:hideMark/>
          </w:tcPr>
          <w:p w14:paraId="3E3FB3F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1.1E-14</w:t>
            </w:r>
          </w:p>
        </w:tc>
        <w:tc>
          <w:tcPr>
            <w:tcW w:w="1276" w:type="dxa"/>
            <w:noWrap/>
            <w:hideMark/>
          </w:tcPr>
          <w:p w14:paraId="2CE7CAA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7.46E-13</w:t>
            </w:r>
          </w:p>
        </w:tc>
        <w:tc>
          <w:tcPr>
            <w:tcW w:w="3740" w:type="dxa"/>
            <w:noWrap/>
            <w:hideMark/>
          </w:tcPr>
          <w:p w14:paraId="5355F37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2369AF5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4ABA2AAD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2C79923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BSR22_01972</w:t>
            </w:r>
          </w:p>
        </w:tc>
        <w:tc>
          <w:tcPr>
            <w:tcW w:w="2125" w:type="dxa"/>
            <w:noWrap/>
            <w:hideMark/>
          </w:tcPr>
          <w:p w14:paraId="4EEB5A8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35FD451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-1.3</w:t>
            </w:r>
          </w:p>
        </w:tc>
        <w:tc>
          <w:tcPr>
            <w:tcW w:w="974" w:type="dxa"/>
            <w:noWrap/>
            <w:hideMark/>
          </w:tcPr>
          <w:p w14:paraId="504F43F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0.000461951</w:t>
            </w:r>
          </w:p>
        </w:tc>
        <w:tc>
          <w:tcPr>
            <w:tcW w:w="1276" w:type="dxa"/>
            <w:noWrap/>
            <w:hideMark/>
          </w:tcPr>
          <w:p w14:paraId="0BF01E3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0.002805356</w:t>
            </w:r>
          </w:p>
        </w:tc>
        <w:tc>
          <w:tcPr>
            <w:tcW w:w="3740" w:type="dxa"/>
            <w:noWrap/>
            <w:hideMark/>
          </w:tcPr>
          <w:p w14:paraId="15C3437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7F00549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68EE730A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6304189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BSR22_01525</w:t>
            </w:r>
          </w:p>
        </w:tc>
        <w:tc>
          <w:tcPr>
            <w:tcW w:w="2125" w:type="dxa"/>
            <w:noWrap/>
            <w:hideMark/>
          </w:tcPr>
          <w:p w14:paraId="2F2F7E3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4C08FFE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-1.2</w:t>
            </w:r>
          </w:p>
        </w:tc>
        <w:tc>
          <w:tcPr>
            <w:tcW w:w="974" w:type="dxa"/>
            <w:noWrap/>
            <w:hideMark/>
          </w:tcPr>
          <w:p w14:paraId="104D520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1.78E-08</w:t>
            </w:r>
          </w:p>
        </w:tc>
        <w:tc>
          <w:tcPr>
            <w:tcW w:w="1276" w:type="dxa"/>
            <w:noWrap/>
            <w:hideMark/>
          </w:tcPr>
          <w:p w14:paraId="0150909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0.000000442</w:t>
            </w:r>
          </w:p>
        </w:tc>
        <w:tc>
          <w:tcPr>
            <w:tcW w:w="3740" w:type="dxa"/>
            <w:noWrap/>
            <w:hideMark/>
          </w:tcPr>
          <w:p w14:paraId="0AC8A81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4EE6022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398CBC80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1EC0445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BSR22_02113</w:t>
            </w:r>
          </w:p>
        </w:tc>
        <w:tc>
          <w:tcPr>
            <w:tcW w:w="2125" w:type="dxa"/>
            <w:noWrap/>
            <w:hideMark/>
          </w:tcPr>
          <w:p w14:paraId="510B75A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3FAE828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-1.2</w:t>
            </w:r>
          </w:p>
        </w:tc>
        <w:tc>
          <w:tcPr>
            <w:tcW w:w="974" w:type="dxa"/>
            <w:noWrap/>
            <w:hideMark/>
          </w:tcPr>
          <w:p w14:paraId="24D1771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0.00042268</w:t>
            </w:r>
          </w:p>
        </w:tc>
        <w:tc>
          <w:tcPr>
            <w:tcW w:w="1276" w:type="dxa"/>
            <w:noWrap/>
            <w:hideMark/>
          </w:tcPr>
          <w:p w14:paraId="12D27A3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0.002627779</w:t>
            </w:r>
          </w:p>
        </w:tc>
        <w:tc>
          <w:tcPr>
            <w:tcW w:w="3740" w:type="dxa"/>
            <w:noWrap/>
            <w:hideMark/>
          </w:tcPr>
          <w:p w14:paraId="2FA8113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5DA90E0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5DD8CFB5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672841A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BSR22_00662</w:t>
            </w:r>
          </w:p>
        </w:tc>
        <w:tc>
          <w:tcPr>
            <w:tcW w:w="2125" w:type="dxa"/>
            <w:noWrap/>
            <w:hideMark/>
          </w:tcPr>
          <w:p w14:paraId="0E6C9F7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4-hydroxy-tetrahydrodipicolinate synthase </w:t>
            </w:r>
          </w:p>
        </w:tc>
        <w:tc>
          <w:tcPr>
            <w:tcW w:w="1096" w:type="dxa"/>
            <w:noWrap/>
            <w:hideMark/>
          </w:tcPr>
          <w:p w14:paraId="782F016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-1.2</w:t>
            </w:r>
          </w:p>
        </w:tc>
        <w:tc>
          <w:tcPr>
            <w:tcW w:w="974" w:type="dxa"/>
            <w:noWrap/>
            <w:hideMark/>
          </w:tcPr>
          <w:p w14:paraId="3E55D6D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3.44E-15</w:t>
            </w:r>
          </w:p>
        </w:tc>
        <w:tc>
          <w:tcPr>
            <w:tcW w:w="1276" w:type="dxa"/>
            <w:noWrap/>
            <w:hideMark/>
          </w:tcPr>
          <w:p w14:paraId="7E1EAFE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2.74E-13</w:t>
            </w:r>
          </w:p>
        </w:tc>
        <w:tc>
          <w:tcPr>
            <w:tcW w:w="3740" w:type="dxa"/>
            <w:noWrap/>
            <w:hideMark/>
          </w:tcPr>
          <w:p w14:paraId="7A4FB9B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Amino acid metabolism/Lysine biosynthesis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5F94785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0CE22E80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61A53E8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BSR22_00383</w:t>
            </w:r>
          </w:p>
        </w:tc>
        <w:tc>
          <w:tcPr>
            <w:tcW w:w="2125" w:type="dxa"/>
            <w:noWrap/>
            <w:hideMark/>
          </w:tcPr>
          <w:p w14:paraId="1B5B95F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2395A41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-1.2</w:t>
            </w:r>
          </w:p>
        </w:tc>
        <w:tc>
          <w:tcPr>
            <w:tcW w:w="974" w:type="dxa"/>
            <w:noWrap/>
            <w:hideMark/>
          </w:tcPr>
          <w:p w14:paraId="3EC4BB0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0.000202376</w:t>
            </w:r>
          </w:p>
        </w:tc>
        <w:tc>
          <w:tcPr>
            <w:tcW w:w="1276" w:type="dxa"/>
            <w:noWrap/>
            <w:hideMark/>
          </w:tcPr>
          <w:p w14:paraId="1C47EFF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0.001529799</w:t>
            </w:r>
          </w:p>
        </w:tc>
        <w:tc>
          <w:tcPr>
            <w:tcW w:w="3740" w:type="dxa"/>
            <w:noWrap/>
            <w:hideMark/>
          </w:tcPr>
          <w:p w14:paraId="0ECE545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1C87480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0066C560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5C1E99B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BSR22_01173</w:t>
            </w:r>
          </w:p>
        </w:tc>
        <w:tc>
          <w:tcPr>
            <w:tcW w:w="2125" w:type="dxa"/>
            <w:noWrap/>
            <w:hideMark/>
          </w:tcPr>
          <w:p w14:paraId="1CFB408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Proline </w:t>
            </w: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iminopeptidase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096" w:type="dxa"/>
            <w:noWrap/>
            <w:hideMark/>
          </w:tcPr>
          <w:p w14:paraId="6DE6F5A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-1.2</w:t>
            </w:r>
          </w:p>
        </w:tc>
        <w:tc>
          <w:tcPr>
            <w:tcW w:w="974" w:type="dxa"/>
            <w:noWrap/>
            <w:hideMark/>
          </w:tcPr>
          <w:p w14:paraId="506AB82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0.00000133</w:t>
            </w:r>
          </w:p>
        </w:tc>
        <w:tc>
          <w:tcPr>
            <w:tcW w:w="1276" w:type="dxa"/>
            <w:noWrap/>
            <w:hideMark/>
          </w:tcPr>
          <w:p w14:paraId="2927515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0.000022</w:t>
            </w:r>
          </w:p>
        </w:tc>
        <w:tc>
          <w:tcPr>
            <w:tcW w:w="3740" w:type="dxa"/>
            <w:noWrap/>
            <w:hideMark/>
          </w:tcPr>
          <w:p w14:paraId="6469222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Amino acid metabolism/Arginine and proline metabolism/proline </w:t>
            </w: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iminopeptidase</w:t>
            </w:r>
            <w:proofErr w:type="spellEnd"/>
          </w:p>
          <w:p w14:paraId="3050AD1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220DA45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3A06101F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01AE9B9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BSR22_00590</w:t>
            </w:r>
          </w:p>
        </w:tc>
        <w:tc>
          <w:tcPr>
            <w:tcW w:w="2125" w:type="dxa"/>
            <w:noWrap/>
            <w:hideMark/>
          </w:tcPr>
          <w:p w14:paraId="2293ADA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Isocitrate dehydrogenase NADP </w:t>
            </w:r>
          </w:p>
        </w:tc>
        <w:tc>
          <w:tcPr>
            <w:tcW w:w="1096" w:type="dxa"/>
            <w:noWrap/>
            <w:hideMark/>
          </w:tcPr>
          <w:p w14:paraId="167A821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1.2</w:t>
            </w:r>
          </w:p>
        </w:tc>
        <w:tc>
          <w:tcPr>
            <w:tcW w:w="974" w:type="dxa"/>
            <w:noWrap/>
            <w:hideMark/>
          </w:tcPr>
          <w:p w14:paraId="74DD14B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1.58E-16</w:t>
            </w:r>
          </w:p>
        </w:tc>
        <w:tc>
          <w:tcPr>
            <w:tcW w:w="1276" w:type="dxa"/>
            <w:noWrap/>
            <w:hideMark/>
          </w:tcPr>
          <w:p w14:paraId="607091B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1.52E-14</w:t>
            </w:r>
          </w:p>
        </w:tc>
        <w:tc>
          <w:tcPr>
            <w:tcW w:w="3740" w:type="dxa"/>
            <w:noWrap/>
            <w:hideMark/>
          </w:tcPr>
          <w:p w14:paraId="599260C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Carbohydrate metabolism/Tricarboxylic acid cycle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5F96DF6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09782971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15A53F9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BSR22_00381</w:t>
            </w:r>
          </w:p>
        </w:tc>
        <w:tc>
          <w:tcPr>
            <w:tcW w:w="2125" w:type="dxa"/>
            <w:noWrap/>
            <w:hideMark/>
          </w:tcPr>
          <w:p w14:paraId="7F8564E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Putative agmatine </w:t>
            </w: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ureohydrolase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096" w:type="dxa"/>
            <w:noWrap/>
            <w:hideMark/>
          </w:tcPr>
          <w:p w14:paraId="3B7C3AE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1.2</w:t>
            </w:r>
          </w:p>
        </w:tc>
        <w:tc>
          <w:tcPr>
            <w:tcW w:w="974" w:type="dxa"/>
            <w:noWrap/>
            <w:hideMark/>
          </w:tcPr>
          <w:p w14:paraId="27ED3D4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1.17E-12</w:t>
            </w:r>
          </w:p>
        </w:tc>
        <w:tc>
          <w:tcPr>
            <w:tcW w:w="1276" w:type="dxa"/>
            <w:noWrap/>
            <w:hideMark/>
          </w:tcPr>
          <w:p w14:paraId="5354F34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6.51E-11</w:t>
            </w:r>
          </w:p>
        </w:tc>
        <w:tc>
          <w:tcPr>
            <w:tcW w:w="3740" w:type="dxa"/>
            <w:noWrap/>
            <w:hideMark/>
          </w:tcPr>
          <w:p w14:paraId="7D06023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Amino acid metabolism/Arginine and proline metabolism</w:t>
            </w:r>
          </w:p>
          <w:p w14:paraId="6A90223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367D8C3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16B2BF90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61DA8E4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BSR22_00335</w:t>
            </w:r>
          </w:p>
        </w:tc>
        <w:tc>
          <w:tcPr>
            <w:tcW w:w="2125" w:type="dxa"/>
            <w:noWrap/>
            <w:hideMark/>
          </w:tcPr>
          <w:p w14:paraId="1890CC1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Putative Type I restriction modification DNA specificity domain-containing protein </w:t>
            </w:r>
          </w:p>
        </w:tc>
        <w:tc>
          <w:tcPr>
            <w:tcW w:w="1096" w:type="dxa"/>
            <w:noWrap/>
            <w:hideMark/>
          </w:tcPr>
          <w:p w14:paraId="05F1DB0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1.2</w:t>
            </w:r>
          </w:p>
        </w:tc>
        <w:tc>
          <w:tcPr>
            <w:tcW w:w="974" w:type="dxa"/>
            <w:noWrap/>
            <w:hideMark/>
          </w:tcPr>
          <w:p w14:paraId="2A6C8B7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0.000451237</w:t>
            </w:r>
          </w:p>
        </w:tc>
        <w:tc>
          <w:tcPr>
            <w:tcW w:w="1276" w:type="dxa"/>
            <w:noWrap/>
            <w:hideMark/>
          </w:tcPr>
          <w:p w14:paraId="212FFC2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0.002749395</w:t>
            </w:r>
          </w:p>
        </w:tc>
        <w:tc>
          <w:tcPr>
            <w:tcW w:w="3740" w:type="dxa"/>
            <w:noWrap/>
            <w:hideMark/>
          </w:tcPr>
          <w:p w14:paraId="48E8169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Signaling and cellular processes/Prokaryotic Defense System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0AB6825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2179B871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626BB22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BSR22_01209</w:t>
            </w:r>
          </w:p>
        </w:tc>
        <w:tc>
          <w:tcPr>
            <w:tcW w:w="2125" w:type="dxa"/>
            <w:noWrap/>
            <w:hideMark/>
          </w:tcPr>
          <w:p w14:paraId="589D8C6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Light repressed protein A-like protein </w:t>
            </w:r>
          </w:p>
        </w:tc>
        <w:tc>
          <w:tcPr>
            <w:tcW w:w="1096" w:type="dxa"/>
            <w:noWrap/>
            <w:hideMark/>
          </w:tcPr>
          <w:p w14:paraId="2F1F50C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1.2</w:t>
            </w:r>
          </w:p>
        </w:tc>
        <w:tc>
          <w:tcPr>
            <w:tcW w:w="974" w:type="dxa"/>
            <w:noWrap/>
            <w:hideMark/>
          </w:tcPr>
          <w:p w14:paraId="5F6A156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1.15E-09</w:t>
            </w:r>
          </w:p>
        </w:tc>
        <w:tc>
          <w:tcPr>
            <w:tcW w:w="1276" w:type="dxa"/>
            <w:noWrap/>
            <w:hideMark/>
          </w:tcPr>
          <w:p w14:paraId="03C475C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3.56E-08</w:t>
            </w:r>
          </w:p>
        </w:tc>
        <w:tc>
          <w:tcPr>
            <w:tcW w:w="3740" w:type="dxa"/>
            <w:noWrap/>
            <w:hideMark/>
          </w:tcPr>
          <w:p w14:paraId="22E706D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Genetic information processing/Ribosome biogenesis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13FE651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77FD69A4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55A595A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BSR22_01158</w:t>
            </w:r>
          </w:p>
        </w:tc>
        <w:tc>
          <w:tcPr>
            <w:tcW w:w="2125" w:type="dxa"/>
            <w:noWrap/>
            <w:hideMark/>
          </w:tcPr>
          <w:p w14:paraId="4C6AEFE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Sec-independent protein translocase protein </w:t>
            </w: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TatA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096" w:type="dxa"/>
            <w:noWrap/>
            <w:hideMark/>
          </w:tcPr>
          <w:p w14:paraId="3D82284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1.2</w:t>
            </w:r>
          </w:p>
        </w:tc>
        <w:tc>
          <w:tcPr>
            <w:tcW w:w="974" w:type="dxa"/>
            <w:noWrap/>
            <w:hideMark/>
          </w:tcPr>
          <w:p w14:paraId="455081A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9.81E-15</w:t>
            </w:r>
          </w:p>
        </w:tc>
        <w:tc>
          <w:tcPr>
            <w:tcW w:w="1276" w:type="dxa"/>
            <w:noWrap/>
            <w:hideMark/>
          </w:tcPr>
          <w:p w14:paraId="3C8A337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6.92E-13</w:t>
            </w:r>
          </w:p>
        </w:tc>
        <w:tc>
          <w:tcPr>
            <w:tcW w:w="3740" w:type="dxa"/>
            <w:noWrap/>
            <w:hideMark/>
          </w:tcPr>
          <w:p w14:paraId="1CE6241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Genetic information processing/Folding, sorting and degradation/Protein export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4404675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6581EFD6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4FCAAE2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BSR22_01146</w:t>
            </w:r>
          </w:p>
        </w:tc>
        <w:tc>
          <w:tcPr>
            <w:tcW w:w="2125" w:type="dxa"/>
            <w:noWrap/>
            <w:hideMark/>
          </w:tcPr>
          <w:p w14:paraId="2D8774C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Plastoquinol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terminal oxidase </w:t>
            </w:r>
          </w:p>
        </w:tc>
        <w:tc>
          <w:tcPr>
            <w:tcW w:w="1096" w:type="dxa"/>
            <w:noWrap/>
            <w:hideMark/>
          </w:tcPr>
          <w:p w14:paraId="40976D4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1.2</w:t>
            </w:r>
          </w:p>
        </w:tc>
        <w:tc>
          <w:tcPr>
            <w:tcW w:w="974" w:type="dxa"/>
            <w:noWrap/>
            <w:hideMark/>
          </w:tcPr>
          <w:p w14:paraId="0C49049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0.000000335</w:t>
            </w:r>
          </w:p>
        </w:tc>
        <w:tc>
          <w:tcPr>
            <w:tcW w:w="1276" w:type="dxa"/>
            <w:noWrap/>
            <w:hideMark/>
          </w:tcPr>
          <w:p w14:paraId="68427BC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0.00000614</w:t>
            </w:r>
          </w:p>
        </w:tc>
        <w:tc>
          <w:tcPr>
            <w:tcW w:w="3740" w:type="dxa"/>
            <w:noWrap/>
            <w:hideMark/>
          </w:tcPr>
          <w:p w14:paraId="5993A0D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Energy metabolism/Photosynthesis/Photosynthetic electron transport/extracting electrons between PSII and PSI and combine them with protons and oxygen to produce water </w:t>
            </w:r>
          </w:p>
          <w:p w14:paraId="0F8D40C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38F9E2E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72664E52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44DAC89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BSR22_01341</w:t>
            </w:r>
          </w:p>
        </w:tc>
        <w:tc>
          <w:tcPr>
            <w:tcW w:w="2125" w:type="dxa"/>
            <w:noWrap/>
            <w:hideMark/>
          </w:tcPr>
          <w:p w14:paraId="184F5A7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Transaldolase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096" w:type="dxa"/>
            <w:noWrap/>
            <w:hideMark/>
          </w:tcPr>
          <w:p w14:paraId="374E9E3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1.3</w:t>
            </w:r>
          </w:p>
        </w:tc>
        <w:tc>
          <w:tcPr>
            <w:tcW w:w="974" w:type="dxa"/>
            <w:noWrap/>
            <w:hideMark/>
          </w:tcPr>
          <w:p w14:paraId="5E1857A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2.81E-18</w:t>
            </w:r>
          </w:p>
        </w:tc>
        <w:tc>
          <w:tcPr>
            <w:tcW w:w="1276" w:type="dxa"/>
            <w:noWrap/>
            <w:hideMark/>
          </w:tcPr>
          <w:p w14:paraId="66E894C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3.44E-16</w:t>
            </w:r>
          </w:p>
        </w:tc>
        <w:tc>
          <w:tcPr>
            <w:tcW w:w="3740" w:type="dxa"/>
            <w:noWrap/>
            <w:hideMark/>
          </w:tcPr>
          <w:p w14:paraId="03A0D66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Carbohydrate metabolism/Pentose phosphate pathway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4C4E497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77829E69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59D7A10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BSR22_01182</w:t>
            </w:r>
          </w:p>
        </w:tc>
        <w:tc>
          <w:tcPr>
            <w:tcW w:w="2125" w:type="dxa"/>
            <w:noWrap/>
            <w:hideMark/>
          </w:tcPr>
          <w:p w14:paraId="4049E33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6D9E5BA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1.3</w:t>
            </w:r>
          </w:p>
        </w:tc>
        <w:tc>
          <w:tcPr>
            <w:tcW w:w="974" w:type="dxa"/>
            <w:noWrap/>
            <w:hideMark/>
          </w:tcPr>
          <w:p w14:paraId="6F2E984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5.84E-09</w:t>
            </w:r>
          </w:p>
        </w:tc>
        <w:tc>
          <w:tcPr>
            <w:tcW w:w="1276" w:type="dxa"/>
            <w:noWrap/>
            <w:hideMark/>
          </w:tcPr>
          <w:p w14:paraId="6995368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0.000000155</w:t>
            </w:r>
          </w:p>
        </w:tc>
        <w:tc>
          <w:tcPr>
            <w:tcW w:w="3740" w:type="dxa"/>
            <w:noWrap/>
            <w:hideMark/>
          </w:tcPr>
          <w:p w14:paraId="1C58FB2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1CA816E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602C6690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690418D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BSR22_00918</w:t>
            </w:r>
          </w:p>
        </w:tc>
        <w:tc>
          <w:tcPr>
            <w:tcW w:w="2125" w:type="dxa"/>
            <w:noWrap/>
            <w:hideMark/>
          </w:tcPr>
          <w:p w14:paraId="5D39726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Citrate synthase </w:t>
            </w:r>
          </w:p>
        </w:tc>
        <w:tc>
          <w:tcPr>
            <w:tcW w:w="1096" w:type="dxa"/>
            <w:noWrap/>
            <w:hideMark/>
          </w:tcPr>
          <w:p w14:paraId="7FE7B1A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1.3</w:t>
            </w:r>
          </w:p>
        </w:tc>
        <w:tc>
          <w:tcPr>
            <w:tcW w:w="974" w:type="dxa"/>
            <w:noWrap/>
            <w:hideMark/>
          </w:tcPr>
          <w:p w14:paraId="7696A59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3.01E-22</w:t>
            </w:r>
          </w:p>
        </w:tc>
        <w:tc>
          <w:tcPr>
            <w:tcW w:w="1276" w:type="dxa"/>
            <w:noWrap/>
            <w:hideMark/>
          </w:tcPr>
          <w:p w14:paraId="0C5B509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5.52E-20</w:t>
            </w:r>
          </w:p>
        </w:tc>
        <w:tc>
          <w:tcPr>
            <w:tcW w:w="3740" w:type="dxa"/>
            <w:noWrap/>
            <w:hideMark/>
          </w:tcPr>
          <w:p w14:paraId="262ECC3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Carbohydrate metabolism/Tricarboxylic acid cycle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6C5DA91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504CDA86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22679DB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BSR22_01260</w:t>
            </w:r>
          </w:p>
        </w:tc>
        <w:tc>
          <w:tcPr>
            <w:tcW w:w="2125" w:type="dxa"/>
            <w:noWrap/>
            <w:hideMark/>
          </w:tcPr>
          <w:p w14:paraId="7C1A7BE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Cytochrome c oxidase subunit I </w:t>
            </w:r>
          </w:p>
        </w:tc>
        <w:tc>
          <w:tcPr>
            <w:tcW w:w="1096" w:type="dxa"/>
            <w:noWrap/>
            <w:hideMark/>
          </w:tcPr>
          <w:p w14:paraId="1F10218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1.3</w:t>
            </w:r>
          </w:p>
        </w:tc>
        <w:tc>
          <w:tcPr>
            <w:tcW w:w="974" w:type="dxa"/>
            <w:noWrap/>
            <w:hideMark/>
          </w:tcPr>
          <w:p w14:paraId="48E27B4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1.92E-33</w:t>
            </w:r>
          </w:p>
        </w:tc>
        <w:tc>
          <w:tcPr>
            <w:tcW w:w="1276" w:type="dxa"/>
            <w:noWrap/>
            <w:hideMark/>
          </w:tcPr>
          <w:p w14:paraId="33A020B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1.76E-30</w:t>
            </w:r>
          </w:p>
        </w:tc>
        <w:tc>
          <w:tcPr>
            <w:tcW w:w="3740" w:type="dxa"/>
            <w:noWrap/>
            <w:hideMark/>
          </w:tcPr>
          <w:p w14:paraId="2114091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Energy metabolism/Oxidative phosphorylation/ATP synthesis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18AD6D7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3D2DEB52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2F68294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BSR22_00088</w:t>
            </w:r>
          </w:p>
        </w:tc>
        <w:tc>
          <w:tcPr>
            <w:tcW w:w="2125" w:type="dxa"/>
            <w:noWrap/>
            <w:hideMark/>
          </w:tcPr>
          <w:p w14:paraId="4A04B0D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Photosystem I assembly protein Ycf4 </w:t>
            </w:r>
          </w:p>
        </w:tc>
        <w:tc>
          <w:tcPr>
            <w:tcW w:w="1096" w:type="dxa"/>
            <w:noWrap/>
            <w:hideMark/>
          </w:tcPr>
          <w:p w14:paraId="3101AB8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1.3</w:t>
            </w:r>
          </w:p>
        </w:tc>
        <w:tc>
          <w:tcPr>
            <w:tcW w:w="974" w:type="dxa"/>
            <w:noWrap/>
            <w:hideMark/>
          </w:tcPr>
          <w:p w14:paraId="281D6DE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6.23E-29</w:t>
            </w:r>
          </w:p>
        </w:tc>
        <w:tc>
          <w:tcPr>
            <w:tcW w:w="1276" w:type="dxa"/>
            <w:noWrap/>
            <w:hideMark/>
          </w:tcPr>
          <w:p w14:paraId="0C0ECC7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1.63E-26</w:t>
            </w:r>
          </w:p>
        </w:tc>
        <w:tc>
          <w:tcPr>
            <w:tcW w:w="3740" w:type="dxa"/>
            <w:noWrap/>
            <w:hideMark/>
          </w:tcPr>
          <w:p w14:paraId="2EC6503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Energy metabolism/Photosynthesis/Photosystem I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08FF174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1F3A7817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25A9766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BSR22_01539</w:t>
            </w:r>
          </w:p>
        </w:tc>
        <w:tc>
          <w:tcPr>
            <w:tcW w:w="2125" w:type="dxa"/>
            <w:noWrap/>
            <w:hideMark/>
          </w:tcPr>
          <w:p w14:paraId="7130A13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Putative uncharacterized protein </w:t>
            </w:r>
          </w:p>
        </w:tc>
        <w:tc>
          <w:tcPr>
            <w:tcW w:w="1096" w:type="dxa"/>
            <w:noWrap/>
            <w:hideMark/>
          </w:tcPr>
          <w:p w14:paraId="71A68E1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1.3</w:t>
            </w:r>
          </w:p>
        </w:tc>
        <w:tc>
          <w:tcPr>
            <w:tcW w:w="974" w:type="dxa"/>
            <w:noWrap/>
            <w:hideMark/>
          </w:tcPr>
          <w:p w14:paraId="1DA67FD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0.000336357</w:t>
            </w:r>
          </w:p>
        </w:tc>
        <w:tc>
          <w:tcPr>
            <w:tcW w:w="1276" w:type="dxa"/>
            <w:noWrap/>
            <w:hideMark/>
          </w:tcPr>
          <w:p w14:paraId="178359D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0.002243195</w:t>
            </w:r>
          </w:p>
        </w:tc>
        <w:tc>
          <w:tcPr>
            <w:tcW w:w="3740" w:type="dxa"/>
            <w:noWrap/>
            <w:hideMark/>
          </w:tcPr>
          <w:p w14:paraId="251939F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53D14B1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252D582B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211DCFD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BSR22_01613</w:t>
            </w:r>
          </w:p>
        </w:tc>
        <w:tc>
          <w:tcPr>
            <w:tcW w:w="2125" w:type="dxa"/>
            <w:noWrap/>
            <w:hideMark/>
          </w:tcPr>
          <w:p w14:paraId="0FBA470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Possible COMC family </w:t>
            </w:r>
          </w:p>
        </w:tc>
        <w:tc>
          <w:tcPr>
            <w:tcW w:w="1096" w:type="dxa"/>
            <w:noWrap/>
            <w:hideMark/>
          </w:tcPr>
          <w:p w14:paraId="78431FD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1.3</w:t>
            </w:r>
          </w:p>
        </w:tc>
        <w:tc>
          <w:tcPr>
            <w:tcW w:w="974" w:type="dxa"/>
            <w:noWrap/>
            <w:hideMark/>
          </w:tcPr>
          <w:p w14:paraId="422A896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0.0000483</w:t>
            </w:r>
          </w:p>
        </w:tc>
        <w:tc>
          <w:tcPr>
            <w:tcW w:w="1276" w:type="dxa"/>
            <w:noWrap/>
            <w:hideMark/>
          </w:tcPr>
          <w:p w14:paraId="74E6E52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0.000463596</w:t>
            </w:r>
          </w:p>
        </w:tc>
        <w:tc>
          <w:tcPr>
            <w:tcW w:w="3740" w:type="dxa"/>
            <w:noWrap/>
            <w:hideMark/>
          </w:tcPr>
          <w:p w14:paraId="58F1D8B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Unclassified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5114C74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7D59E42B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579C22A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BSR22_00388</w:t>
            </w:r>
          </w:p>
        </w:tc>
        <w:tc>
          <w:tcPr>
            <w:tcW w:w="2125" w:type="dxa"/>
            <w:noWrap/>
            <w:hideMark/>
          </w:tcPr>
          <w:p w14:paraId="1BE9D03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73E4766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1.4</w:t>
            </w:r>
          </w:p>
        </w:tc>
        <w:tc>
          <w:tcPr>
            <w:tcW w:w="974" w:type="dxa"/>
            <w:noWrap/>
            <w:hideMark/>
          </w:tcPr>
          <w:p w14:paraId="1E9F841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1.15E-11</w:t>
            </w:r>
          </w:p>
        </w:tc>
        <w:tc>
          <w:tcPr>
            <w:tcW w:w="1276" w:type="dxa"/>
            <w:noWrap/>
            <w:hideMark/>
          </w:tcPr>
          <w:p w14:paraId="689B609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4.89E-10</w:t>
            </w:r>
          </w:p>
        </w:tc>
        <w:tc>
          <w:tcPr>
            <w:tcW w:w="3740" w:type="dxa"/>
            <w:noWrap/>
            <w:hideMark/>
          </w:tcPr>
          <w:p w14:paraId="2BD457F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0C3F8EE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7E688D1A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7C9344E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BSR22_01715</w:t>
            </w:r>
          </w:p>
        </w:tc>
        <w:tc>
          <w:tcPr>
            <w:tcW w:w="2125" w:type="dxa"/>
            <w:noWrap/>
            <w:hideMark/>
          </w:tcPr>
          <w:p w14:paraId="38C802F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Putative urea ABC transporter substrate binding protein </w:t>
            </w:r>
          </w:p>
        </w:tc>
        <w:tc>
          <w:tcPr>
            <w:tcW w:w="1096" w:type="dxa"/>
            <w:noWrap/>
            <w:hideMark/>
          </w:tcPr>
          <w:p w14:paraId="6C260FC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1.4</w:t>
            </w:r>
          </w:p>
        </w:tc>
        <w:tc>
          <w:tcPr>
            <w:tcW w:w="974" w:type="dxa"/>
            <w:noWrap/>
            <w:hideMark/>
          </w:tcPr>
          <w:p w14:paraId="0B38F80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6.23E-15</w:t>
            </w:r>
          </w:p>
        </w:tc>
        <w:tc>
          <w:tcPr>
            <w:tcW w:w="1276" w:type="dxa"/>
            <w:noWrap/>
            <w:hideMark/>
          </w:tcPr>
          <w:p w14:paraId="2390D6C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4.57E-13</w:t>
            </w:r>
          </w:p>
        </w:tc>
        <w:tc>
          <w:tcPr>
            <w:tcW w:w="3740" w:type="dxa"/>
            <w:noWrap/>
            <w:hideMark/>
          </w:tcPr>
          <w:p w14:paraId="068C51C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Environmental information processing/Membrane transport/ABC transporters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502A360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5E10B9CF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0BFA0C5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BSR22_00988</w:t>
            </w:r>
          </w:p>
        </w:tc>
        <w:tc>
          <w:tcPr>
            <w:tcW w:w="2125" w:type="dxa"/>
            <w:noWrap/>
            <w:hideMark/>
          </w:tcPr>
          <w:p w14:paraId="12B9379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66971DC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1.4</w:t>
            </w:r>
          </w:p>
        </w:tc>
        <w:tc>
          <w:tcPr>
            <w:tcW w:w="974" w:type="dxa"/>
            <w:noWrap/>
            <w:hideMark/>
          </w:tcPr>
          <w:p w14:paraId="4E5D7D4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9.41E-14</w:t>
            </w:r>
          </w:p>
        </w:tc>
        <w:tc>
          <w:tcPr>
            <w:tcW w:w="1276" w:type="dxa"/>
            <w:noWrap/>
            <w:hideMark/>
          </w:tcPr>
          <w:p w14:paraId="739B286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5.76E-12</w:t>
            </w:r>
          </w:p>
        </w:tc>
        <w:tc>
          <w:tcPr>
            <w:tcW w:w="3740" w:type="dxa"/>
            <w:noWrap/>
            <w:hideMark/>
          </w:tcPr>
          <w:p w14:paraId="22694EE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3D0403C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0BB69AB3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42B52AF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BSR22_00439</w:t>
            </w:r>
          </w:p>
        </w:tc>
        <w:tc>
          <w:tcPr>
            <w:tcW w:w="2125" w:type="dxa"/>
            <w:noWrap/>
            <w:hideMark/>
          </w:tcPr>
          <w:p w14:paraId="3B3E2DB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Fumarate </w:t>
            </w:r>
            <w:proofErr w:type="spellStart"/>
            <w:proofErr w:type="gram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lyase;Adenylosuccinate</w:t>
            </w:r>
            <w:proofErr w:type="spellEnd"/>
            <w:proofErr w:type="gram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lyase </w:t>
            </w:r>
          </w:p>
        </w:tc>
        <w:tc>
          <w:tcPr>
            <w:tcW w:w="1096" w:type="dxa"/>
            <w:noWrap/>
            <w:hideMark/>
          </w:tcPr>
          <w:p w14:paraId="5B6D3D4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1.4</w:t>
            </w:r>
          </w:p>
        </w:tc>
        <w:tc>
          <w:tcPr>
            <w:tcW w:w="974" w:type="dxa"/>
            <w:noWrap/>
            <w:hideMark/>
          </w:tcPr>
          <w:p w14:paraId="08D44DD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3.65E-21</w:t>
            </w:r>
          </w:p>
        </w:tc>
        <w:tc>
          <w:tcPr>
            <w:tcW w:w="1276" w:type="dxa"/>
            <w:noWrap/>
            <w:hideMark/>
          </w:tcPr>
          <w:p w14:paraId="53BB1FC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5.58E-19</w:t>
            </w:r>
          </w:p>
        </w:tc>
        <w:tc>
          <w:tcPr>
            <w:tcW w:w="3740" w:type="dxa"/>
            <w:noWrap/>
            <w:hideMark/>
          </w:tcPr>
          <w:p w14:paraId="4CBED3A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Nucleotide metabolism/Purine metabolism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4FC9CC7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69F7E8D4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77597CD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BSR22_00111</w:t>
            </w:r>
          </w:p>
        </w:tc>
        <w:tc>
          <w:tcPr>
            <w:tcW w:w="2125" w:type="dxa"/>
            <w:noWrap/>
            <w:hideMark/>
          </w:tcPr>
          <w:p w14:paraId="3F17770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Porin-like protein </w:t>
            </w:r>
          </w:p>
        </w:tc>
        <w:tc>
          <w:tcPr>
            <w:tcW w:w="1096" w:type="dxa"/>
            <w:noWrap/>
            <w:hideMark/>
          </w:tcPr>
          <w:p w14:paraId="023E64D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1.4</w:t>
            </w:r>
          </w:p>
        </w:tc>
        <w:tc>
          <w:tcPr>
            <w:tcW w:w="974" w:type="dxa"/>
            <w:noWrap/>
            <w:hideMark/>
          </w:tcPr>
          <w:p w14:paraId="2EAE89E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0.001262125</w:t>
            </w:r>
          </w:p>
        </w:tc>
        <w:tc>
          <w:tcPr>
            <w:tcW w:w="1276" w:type="dxa"/>
            <w:noWrap/>
            <w:hideMark/>
          </w:tcPr>
          <w:p w14:paraId="78EC626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0.006651544</w:t>
            </w:r>
          </w:p>
        </w:tc>
        <w:tc>
          <w:tcPr>
            <w:tcW w:w="3740" w:type="dxa"/>
            <w:noWrap/>
            <w:hideMark/>
          </w:tcPr>
          <w:p w14:paraId="1F88800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Porin activity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52A39E2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67620378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66AC0DF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BSR22_01544</w:t>
            </w:r>
          </w:p>
        </w:tc>
        <w:tc>
          <w:tcPr>
            <w:tcW w:w="2125" w:type="dxa"/>
            <w:noWrap/>
            <w:hideMark/>
          </w:tcPr>
          <w:p w14:paraId="71A0ADB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Possible DUP family </w:t>
            </w:r>
          </w:p>
        </w:tc>
        <w:tc>
          <w:tcPr>
            <w:tcW w:w="1096" w:type="dxa"/>
            <w:noWrap/>
            <w:hideMark/>
          </w:tcPr>
          <w:p w14:paraId="3C3568C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974" w:type="dxa"/>
            <w:noWrap/>
            <w:hideMark/>
          </w:tcPr>
          <w:p w14:paraId="68005FC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0.001809443</w:t>
            </w:r>
          </w:p>
        </w:tc>
        <w:tc>
          <w:tcPr>
            <w:tcW w:w="1276" w:type="dxa"/>
            <w:noWrap/>
            <w:hideMark/>
          </w:tcPr>
          <w:p w14:paraId="7167EAF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0.008849382</w:t>
            </w:r>
          </w:p>
        </w:tc>
        <w:tc>
          <w:tcPr>
            <w:tcW w:w="3740" w:type="dxa"/>
            <w:noWrap/>
            <w:hideMark/>
          </w:tcPr>
          <w:p w14:paraId="3AAE58C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Unclassified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4D91A48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7C3FEC21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362BFB6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BSR22_00117</w:t>
            </w:r>
          </w:p>
        </w:tc>
        <w:tc>
          <w:tcPr>
            <w:tcW w:w="2125" w:type="dxa"/>
            <w:noWrap/>
            <w:hideMark/>
          </w:tcPr>
          <w:p w14:paraId="5059162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04B2DD2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1.6</w:t>
            </w:r>
          </w:p>
        </w:tc>
        <w:tc>
          <w:tcPr>
            <w:tcW w:w="974" w:type="dxa"/>
            <w:noWrap/>
            <w:hideMark/>
          </w:tcPr>
          <w:p w14:paraId="5CDB3A5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3.79E-22</w:t>
            </w:r>
          </w:p>
        </w:tc>
        <w:tc>
          <w:tcPr>
            <w:tcW w:w="1276" w:type="dxa"/>
            <w:noWrap/>
            <w:hideMark/>
          </w:tcPr>
          <w:p w14:paraId="6159401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6.32E-20</w:t>
            </w:r>
          </w:p>
        </w:tc>
        <w:tc>
          <w:tcPr>
            <w:tcW w:w="3740" w:type="dxa"/>
            <w:noWrap/>
            <w:hideMark/>
          </w:tcPr>
          <w:p w14:paraId="37FDA10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18186DF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37DCF307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3B52A5C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BSR22_01261</w:t>
            </w:r>
          </w:p>
        </w:tc>
        <w:tc>
          <w:tcPr>
            <w:tcW w:w="2125" w:type="dxa"/>
            <w:noWrap/>
            <w:hideMark/>
          </w:tcPr>
          <w:p w14:paraId="6CAF6E0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Cytochrome c oxidase subunit 2 </w:t>
            </w:r>
          </w:p>
        </w:tc>
        <w:tc>
          <w:tcPr>
            <w:tcW w:w="1096" w:type="dxa"/>
            <w:noWrap/>
            <w:hideMark/>
          </w:tcPr>
          <w:p w14:paraId="211D0A7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1.7</w:t>
            </w:r>
          </w:p>
        </w:tc>
        <w:tc>
          <w:tcPr>
            <w:tcW w:w="974" w:type="dxa"/>
            <w:noWrap/>
            <w:hideMark/>
          </w:tcPr>
          <w:p w14:paraId="72273DE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3.99E-70</w:t>
            </w:r>
          </w:p>
        </w:tc>
        <w:tc>
          <w:tcPr>
            <w:tcW w:w="1276" w:type="dxa"/>
            <w:noWrap/>
            <w:hideMark/>
          </w:tcPr>
          <w:p w14:paraId="667E125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7.31E-67</w:t>
            </w:r>
          </w:p>
        </w:tc>
        <w:tc>
          <w:tcPr>
            <w:tcW w:w="3740" w:type="dxa"/>
            <w:noWrap/>
            <w:hideMark/>
          </w:tcPr>
          <w:p w14:paraId="0D919A2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Energy metabolism/Oxidative phosphorylation/ATP synthesis</w:t>
            </w:r>
          </w:p>
          <w:p w14:paraId="25D36CC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3B0131B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3981F7DF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32641A3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BSR22_01451</w:t>
            </w:r>
          </w:p>
        </w:tc>
        <w:tc>
          <w:tcPr>
            <w:tcW w:w="2125" w:type="dxa"/>
            <w:noWrap/>
            <w:hideMark/>
          </w:tcPr>
          <w:p w14:paraId="454DFB6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Putative uncharacterized protein </w:t>
            </w:r>
          </w:p>
        </w:tc>
        <w:tc>
          <w:tcPr>
            <w:tcW w:w="1096" w:type="dxa"/>
            <w:noWrap/>
            <w:hideMark/>
          </w:tcPr>
          <w:p w14:paraId="5BB1A4C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1.8</w:t>
            </w:r>
          </w:p>
        </w:tc>
        <w:tc>
          <w:tcPr>
            <w:tcW w:w="974" w:type="dxa"/>
            <w:noWrap/>
            <w:hideMark/>
          </w:tcPr>
          <w:p w14:paraId="490C7A9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0.006135315</w:t>
            </w:r>
          </w:p>
        </w:tc>
        <w:tc>
          <w:tcPr>
            <w:tcW w:w="1276" w:type="dxa"/>
            <w:noWrap/>
            <w:hideMark/>
          </w:tcPr>
          <w:p w14:paraId="7EC86B3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0.024461884</w:t>
            </w:r>
          </w:p>
        </w:tc>
        <w:tc>
          <w:tcPr>
            <w:tcW w:w="3740" w:type="dxa"/>
            <w:noWrap/>
            <w:hideMark/>
          </w:tcPr>
          <w:p w14:paraId="69C708A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13A4EF6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4F3ADBC6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4A0F069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BSR22_01931</w:t>
            </w:r>
          </w:p>
        </w:tc>
        <w:tc>
          <w:tcPr>
            <w:tcW w:w="2125" w:type="dxa"/>
            <w:noWrap/>
            <w:hideMark/>
          </w:tcPr>
          <w:p w14:paraId="3D7CD43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78E69B3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1.8</w:t>
            </w:r>
          </w:p>
        </w:tc>
        <w:tc>
          <w:tcPr>
            <w:tcW w:w="974" w:type="dxa"/>
            <w:noWrap/>
            <w:hideMark/>
          </w:tcPr>
          <w:p w14:paraId="41DCBD1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5.57E-08</w:t>
            </w:r>
          </w:p>
        </w:tc>
        <w:tc>
          <w:tcPr>
            <w:tcW w:w="1276" w:type="dxa"/>
            <w:noWrap/>
            <w:hideMark/>
          </w:tcPr>
          <w:p w14:paraId="4C4F9D0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0.00000122</w:t>
            </w:r>
          </w:p>
        </w:tc>
        <w:tc>
          <w:tcPr>
            <w:tcW w:w="3740" w:type="dxa"/>
            <w:noWrap/>
            <w:hideMark/>
          </w:tcPr>
          <w:p w14:paraId="25482F2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5D45863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6D5CA382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200E151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BSR22_01930</w:t>
            </w:r>
          </w:p>
        </w:tc>
        <w:tc>
          <w:tcPr>
            <w:tcW w:w="2125" w:type="dxa"/>
            <w:noWrap/>
            <w:hideMark/>
          </w:tcPr>
          <w:p w14:paraId="574B1AB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Possible Photosystem II reaction </w:t>
            </w: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centre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N </w:t>
            </w: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prot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096" w:type="dxa"/>
            <w:noWrap/>
            <w:hideMark/>
          </w:tcPr>
          <w:p w14:paraId="774CF41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1.8</w:t>
            </w:r>
          </w:p>
        </w:tc>
        <w:tc>
          <w:tcPr>
            <w:tcW w:w="974" w:type="dxa"/>
            <w:noWrap/>
            <w:hideMark/>
          </w:tcPr>
          <w:p w14:paraId="5E3DCC4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2.63E-09</w:t>
            </w:r>
          </w:p>
        </w:tc>
        <w:tc>
          <w:tcPr>
            <w:tcW w:w="1276" w:type="dxa"/>
            <w:noWrap/>
            <w:hideMark/>
          </w:tcPr>
          <w:p w14:paraId="03D1E40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7.53E-08</w:t>
            </w:r>
          </w:p>
        </w:tc>
        <w:tc>
          <w:tcPr>
            <w:tcW w:w="3740" w:type="dxa"/>
            <w:noWrap/>
            <w:hideMark/>
          </w:tcPr>
          <w:p w14:paraId="2624E70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Energy metabolism/Photosynthesis/Photosystem II/Repairing PSII reaction centers during photoinhibition</w:t>
            </w:r>
          </w:p>
          <w:p w14:paraId="70BF201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6F3F604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36BD0C57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15F9A2D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BSR22_00314</w:t>
            </w:r>
          </w:p>
        </w:tc>
        <w:tc>
          <w:tcPr>
            <w:tcW w:w="2125" w:type="dxa"/>
            <w:noWrap/>
            <w:hideMark/>
          </w:tcPr>
          <w:p w14:paraId="24E9129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NAD-dependent DNA ligase N-terminus </w:t>
            </w:r>
          </w:p>
        </w:tc>
        <w:tc>
          <w:tcPr>
            <w:tcW w:w="1096" w:type="dxa"/>
            <w:noWrap/>
            <w:hideMark/>
          </w:tcPr>
          <w:p w14:paraId="1C7BB1D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1.9</w:t>
            </w:r>
          </w:p>
        </w:tc>
        <w:tc>
          <w:tcPr>
            <w:tcW w:w="974" w:type="dxa"/>
            <w:noWrap/>
            <w:hideMark/>
          </w:tcPr>
          <w:p w14:paraId="5062E77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0.00000492</w:t>
            </w:r>
          </w:p>
        </w:tc>
        <w:tc>
          <w:tcPr>
            <w:tcW w:w="1276" w:type="dxa"/>
            <w:noWrap/>
            <w:hideMark/>
          </w:tcPr>
          <w:p w14:paraId="7D568FF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0.0000661</w:t>
            </w:r>
          </w:p>
        </w:tc>
        <w:tc>
          <w:tcPr>
            <w:tcW w:w="3740" w:type="dxa"/>
            <w:noWrap/>
            <w:hideMark/>
          </w:tcPr>
          <w:p w14:paraId="7CDD67A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Genetic information processing/DNA Replication and repair</w:t>
            </w:r>
          </w:p>
          <w:p w14:paraId="54DEF7D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08D6E28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68F1F4A7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0D8F416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BSR22_00328</w:t>
            </w:r>
          </w:p>
        </w:tc>
        <w:tc>
          <w:tcPr>
            <w:tcW w:w="2125" w:type="dxa"/>
            <w:noWrap/>
            <w:hideMark/>
          </w:tcPr>
          <w:p w14:paraId="4BCC86B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0059488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2.1</w:t>
            </w:r>
          </w:p>
        </w:tc>
        <w:tc>
          <w:tcPr>
            <w:tcW w:w="974" w:type="dxa"/>
            <w:noWrap/>
            <w:hideMark/>
          </w:tcPr>
          <w:p w14:paraId="7C40AE1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0.00283936</w:t>
            </w:r>
          </w:p>
        </w:tc>
        <w:tc>
          <w:tcPr>
            <w:tcW w:w="1276" w:type="dxa"/>
            <w:noWrap/>
            <w:hideMark/>
          </w:tcPr>
          <w:p w14:paraId="5863D85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0.012985999</w:t>
            </w:r>
          </w:p>
        </w:tc>
        <w:tc>
          <w:tcPr>
            <w:tcW w:w="3740" w:type="dxa"/>
            <w:noWrap/>
            <w:hideMark/>
          </w:tcPr>
          <w:p w14:paraId="0970439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32DD256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1C301FA0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2543A90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BSR22_01367</w:t>
            </w:r>
          </w:p>
        </w:tc>
        <w:tc>
          <w:tcPr>
            <w:tcW w:w="2125" w:type="dxa"/>
            <w:noWrap/>
            <w:hideMark/>
          </w:tcPr>
          <w:p w14:paraId="2FB721E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Light-independent protochlorophyllide reductase subunit N </w:t>
            </w:r>
          </w:p>
        </w:tc>
        <w:tc>
          <w:tcPr>
            <w:tcW w:w="1096" w:type="dxa"/>
            <w:noWrap/>
            <w:hideMark/>
          </w:tcPr>
          <w:p w14:paraId="1F9D01B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2.2</w:t>
            </w:r>
          </w:p>
        </w:tc>
        <w:tc>
          <w:tcPr>
            <w:tcW w:w="974" w:type="dxa"/>
            <w:noWrap/>
            <w:hideMark/>
          </w:tcPr>
          <w:p w14:paraId="6556F4E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1.32E-31</w:t>
            </w:r>
          </w:p>
        </w:tc>
        <w:tc>
          <w:tcPr>
            <w:tcW w:w="1276" w:type="dxa"/>
            <w:noWrap/>
            <w:hideMark/>
          </w:tcPr>
          <w:p w14:paraId="53FD7F8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8.07E-29</w:t>
            </w:r>
          </w:p>
        </w:tc>
        <w:tc>
          <w:tcPr>
            <w:tcW w:w="3740" w:type="dxa"/>
            <w:noWrap/>
            <w:hideMark/>
          </w:tcPr>
          <w:p w14:paraId="3F1260C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Cofactors and vitamins metabolism/Porphyrin and chlorophyll metabolism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3F18242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2641D4CB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7D39F1B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BSR22_01366</w:t>
            </w:r>
          </w:p>
        </w:tc>
        <w:tc>
          <w:tcPr>
            <w:tcW w:w="2125" w:type="dxa"/>
            <w:noWrap/>
            <w:hideMark/>
          </w:tcPr>
          <w:p w14:paraId="32FB33A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Light-independent protochlorophyllide reductase subunit B </w:t>
            </w:r>
          </w:p>
        </w:tc>
        <w:tc>
          <w:tcPr>
            <w:tcW w:w="1096" w:type="dxa"/>
            <w:noWrap/>
            <w:hideMark/>
          </w:tcPr>
          <w:p w14:paraId="69FA5C3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2.2</w:t>
            </w:r>
          </w:p>
        </w:tc>
        <w:tc>
          <w:tcPr>
            <w:tcW w:w="974" w:type="dxa"/>
            <w:noWrap/>
            <w:hideMark/>
          </w:tcPr>
          <w:p w14:paraId="44B0D18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1.93E-30</w:t>
            </w:r>
          </w:p>
        </w:tc>
        <w:tc>
          <w:tcPr>
            <w:tcW w:w="1276" w:type="dxa"/>
            <w:noWrap/>
            <w:hideMark/>
          </w:tcPr>
          <w:p w14:paraId="4E62BAD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7.08E-28</w:t>
            </w:r>
          </w:p>
        </w:tc>
        <w:tc>
          <w:tcPr>
            <w:tcW w:w="3740" w:type="dxa"/>
            <w:noWrap/>
            <w:hideMark/>
          </w:tcPr>
          <w:p w14:paraId="3CA7076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Cofactors and vitamins metabolism/Porphyrin and chlorophyll metabolism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6ED2C0F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76E8168A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468D3C6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BSR22_01472</w:t>
            </w:r>
          </w:p>
        </w:tc>
        <w:tc>
          <w:tcPr>
            <w:tcW w:w="2125" w:type="dxa"/>
            <w:noWrap/>
            <w:hideMark/>
          </w:tcPr>
          <w:p w14:paraId="3352E7E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0E9844E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2.4</w:t>
            </w:r>
          </w:p>
        </w:tc>
        <w:tc>
          <w:tcPr>
            <w:tcW w:w="974" w:type="dxa"/>
            <w:noWrap/>
            <w:hideMark/>
          </w:tcPr>
          <w:p w14:paraId="0297B7D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7.12E-28</w:t>
            </w:r>
          </w:p>
        </w:tc>
        <w:tc>
          <w:tcPr>
            <w:tcW w:w="1276" w:type="dxa"/>
            <w:noWrap/>
            <w:hideMark/>
          </w:tcPr>
          <w:p w14:paraId="1174AB3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1.63E-25</w:t>
            </w:r>
          </w:p>
        </w:tc>
        <w:tc>
          <w:tcPr>
            <w:tcW w:w="3740" w:type="dxa"/>
            <w:noWrap/>
            <w:hideMark/>
          </w:tcPr>
          <w:p w14:paraId="43D93D5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001313B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546A8ED2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40B59BC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BSR22_00079</w:t>
            </w:r>
          </w:p>
        </w:tc>
        <w:tc>
          <w:tcPr>
            <w:tcW w:w="2125" w:type="dxa"/>
            <w:noWrap/>
            <w:hideMark/>
          </w:tcPr>
          <w:p w14:paraId="1225FB4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EF-1 guanine nucleotide exchange domain-like protein </w:t>
            </w:r>
          </w:p>
        </w:tc>
        <w:tc>
          <w:tcPr>
            <w:tcW w:w="1096" w:type="dxa"/>
            <w:noWrap/>
            <w:hideMark/>
          </w:tcPr>
          <w:p w14:paraId="5625D8C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2.5</w:t>
            </w:r>
          </w:p>
        </w:tc>
        <w:tc>
          <w:tcPr>
            <w:tcW w:w="974" w:type="dxa"/>
            <w:noWrap/>
            <w:hideMark/>
          </w:tcPr>
          <w:p w14:paraId="04F9A85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6.89E-24</w:t>
            </w:r>
          </w:p>
        </w:tc>
        <w:tc>
          <w:tcPr>
            <w:tcW w:w="1276" w:type="dxa"/>
            <w:noWrap/>
            <w:hideMark/>
          </w:tcPr>
          <w:p w14:paraId="78BC53A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1.4E-21</w:t>
            </w:r>
          </w:p>
        </w:tc>
        <w:tc>
          <w:tcPr>
            <w:tcW w:w="3740" w:type="dxa"/>
            <w:noWrap/>
            <w:hideMark/>
          </w:tcPr>
          <w:p w14:paraId="6BE2B23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Genetic information processing/Membrane trafficking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72DAF15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24</w:t>
            </w:r>
          </w:p>
        </w:tc>
      </w:tr>
      <w:tr w:rsidR="008521B2" w:rsidRPr="003630E5" w14:paraId="6D7BFFB6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16F5E8E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BSR22_02114</w:t>
            </w:r>
          </w:p>
        </w:tc>
        <w:tc>
          <w:tcPr>
            <w:tcW w:w="2125" w:type="dxa"/>
            <w:noWrap/>
            <w:hideMark/>
          </w:tcPr>
          <w:p w14:paraId="72F3CA5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0DA74EB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-2.1</w:t>
            </w:r>
          </w:p>
        </w:tc>
        <w:tc>
          <w:tcPr>
            <w:tcW w:w="974" w:type="dxa"/>
            <w:noWrap/>
            <w:hideMark/>
          </w:tcPr>
          <w:p w14:paraId="6682AE5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0.000148226</w:t>
            </w:r>
          </w:p>
        </w:tc>
        <w:tc>
          <w:tcPr>
            <w:tcW w:w="1276" w:type="dxa"/>
            <w:noWrap/>
            <w:hideMark/>
          </w:tcPr>
          <w:p w14:paraId="3E67623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0.002537235</w:t>
            </w:r>
          </w:p>
        </w:tc>
        <w:tc>
          <w:tcPr>
            <w:tcW w:w="3740" w:type="dxa"/>
            <w:noWrap/>
            <w:hideMark/>
          </w:tcPr>
          <w:p w14:paraId="1F2F1E8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6DB2553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26</w:t>
            </w:r>
          </w:p>
        </w:tc>
      </w:tr>
      <w:tr w:rsidR="008521B2" w:rsidRPr="003630E5" w14:paraId="597C72F9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490DD62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BSR22_00331</w:t>
            </w:r>
          </w:p>
        </w:tc>
        <w:tc>
          <w:tcPr>
            <w:tcW w:w="2125" w:type="dxa"/>
            <w:noWrap/>
            <w:hideMark/>
          </w:tcPr>
          <w:p w14:paraId="32DCE1A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5EC9441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-2.1</w:t>
            </w:r>
          </w:p>
        </w:tc>
        <w:tc>
          <w:tcPr>
            <w:tcW w:w="974" w:type="dxa"/>
            <w:noWrap/>
            <w:hideMark/>
          </w:tcPr>
          <w:p w14:paraId="6A47102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0.000015</w:t>
            </w:r>
          </w:p>
        </w:tc>
        <w:tc>
          <w:tcPr>
            <w:tcW w:w="1276" w:type="dxa"/>
            <w:noWrap/>
            <w:hideMark/>
          </w:tcPr>
          <w:p w14:paraId="4344BA6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0.000455142</w:t>
            </w:r>
          </w:p>
        </w:tc>
        <w:tc>
          <w:tcPr>
            <w:tcW w:w="3740" w:type="dxa"/>
            <w:noWrap/>
            <w:hideMark/>
          </w:tcPr>
          <w:p w14:paraId="3EAF1D3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5F018C9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26</w:t>
            </w:r>
          </w:p>
        </w:tc>
      </w:tr>
      <w:tr w:rsidR="008521B2" w:rsidRPr="003630E5" w14:paraId="086A2756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165391A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BSR22_01564</w:t>
            </w:r>
          </w:p>
        </w:tc>
        <w:tc>
          <w:tcPr>
            <w:tcW w:w="2125" w:type="dxa"/>
            <w:noWrap/>
            <w:hideMark/>
          </w:tcPr>
          <w:p w14:paraId="1F085DC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1F039E6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-2</w:t>
            </w:r>
          </w:p>
        </w:tc>
        <w:tc>
          <w:tcPr>
            <w:tcW w:w="974" w:type="dxa"/>
            <w:noWrap/>
            <w:hideMark/>
          </w:tcPr>
          <w:p w14:paraId="68DF89F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0.017692909</w:t>
            </w:r>
          </w:p>
        </w:tc>
        <w:tc>
          <w:tcPr>
            <w:tcW w:w="1276" w:type="dxa"/>
            <w:noWrap/>
            <w:hideMark/>
          </w:tcPr>
          <w:p w14:paraId="62BD82D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NA</w:t>
            </w:r>
          </w:p>
        </w:tc>
        <w:tc>
          <w:tcPr>
            <w:tcW w:w="3740" w:type="dxa"/>
            <w:noWrap/>
            <w:hideMark/>
          </w:tcPr>
          <w:p w14:paraId="1B50E9A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0A1FFE4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26</w:t>
            </w:r>
          </w:p>
        </w:tc>
      </w:tr>
      <w:tr w:rsidR="008521B2" w:rsidRPr="003630E5" w14:paraId="330041F2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6B73BD4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BSR22_01774</w:t>
            </w:r>
          </w:p>
        </w:tc>
        <w:tc>
          <w:tcPr>
            <w:tcW w:w="2125" w:type="dxa"/>
            <w:noWrap/>
            <w:hideMark/>
          </w:tcPr>
          <w:p w14:paraId="5231E92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5FCA16D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-1.7</w:t>
            </w:r>
          </w:p>
        </w:tc>
        <w:tc>
          <w:tcPr>
            <w:tcW w:w="974" w:type="dxa"/>
            <w:noWrap/>
            <w:hideMark/>
          </w:tcPr>
          <w:p w14:paraId="66DC281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0.024652093</w:t>
            </w:r>
          </w:p>
        </w:tc>
        <w:tc>
          <w:tcPr>
            <w:tcW w:w="1276" w:type="dxa"/>
            <w:noWrap/>
            <w:hideMark/>
          </w:tcPr>
          <w:p w14:paraId="26FB450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NA</w:t>
            </w:r>
          </w:p>
        </w:tc>
        <w:tc>
          <w:tcPr>
            <w:tcW w:w="3740" w:type="dxa"/>
            <w:noWrap/>
            <w:hideMark/>
          </w:tcPr>
          <w:p w14:paraId="1094511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24F7017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26</w:t>
            </w:r>
          </w:p>
        </w:tc>
      </w:tr>
      <w:tr w:rsidR="008521B2" w:rsidRPr="003630E5" w14:paraId="625A1C07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2BEEA33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BSR22_00384</w:t>
            </w:r>
          </w:p>
        </w:tc>
        <w:tc>
          <w:tcPr>
            <w:tcW w:w="2125" w:type="dxa"/>
            <w:noWrap/>
            <w:hideMark/>
          </w:tcPr>
          <w:p w14:paraId="7CF8B86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6CC6C9B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-1.5</w:t>
            </w:r>
          </w:p>
        </w:tc>
        <w:tc>
          <w:tcPr>
            <w:tcW w:w="974" w:type="dxa"/>
            <w:noWrap/>
            <w:hideMark/>
          </w:tcPr>
          <w:p w14:paraId="213649C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0.0000168</w:t>
            </w:r>
          </w:p>
        </w:tc>
        <w:tc>
          <w:tcPr>
            <w:tcW w:w="1276" w:type="dxa"/>
            <w:noWrap/>
            <w:hideMark/>
          </w:tcPr>
          <w:p w14:paraId="3AB9235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0.000478805</w:t>
            </w:r>
          </w:p>
        </w:tc>
        <w:tc>
          <w:tcPr>
            <w:tcW w:w="3740" w:type="dxa"/>
            <w:noWrap/>
            <w:hideMark/>
          </w:tcPr>
          <w:p w14:paraId="6B8DCED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3A441EB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26</w:t>
            </w:r>
          </w:p>
        </w:tc>
      </w:tr>
      <w:tr w:rsidR="008521B2" w:rsidRPr="003630E5" w14:paraId="3692C6B0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35F22D6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BSR22_00498</w:t>
            </w:r>
          </w:p>
        </w:tc>
        <w:tc>
          <w:tcPr>
            <w:tcW w:w="2125" w:type="dxa"/>
            <w:noWrap/>
            <w:hideMark/>
          </w:tcPr>
          <w:p w14:paraId="26C5BC9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Photosystem I subunit VIII (</w:t>
            </w: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PsaI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) </w:t>
            </w:r>
          </w:p>
        </w:tc>
        <w:tc>
          <w:tcPr>
            <w:tcW w:w="1096" w:type="dxa"/>
            <w:noWrap/>
            <w:hideMark/>
          </w:tcPr>
          <w:p w14:paraId="0AE0A85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-1.4</w:t>
            </w:r>
          </w:p>
        </w:tc>
        <w:tc>
          <w:tcPr>
            <w:tcW w:w="974" w:type="dxa"/>
            <w:noWrap/>
            <w:hideMark/>
          </w:tcPr>
          <w:p w14:paraId="67A740B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0.000739749</w:t>
            </w:r>
          </w:p>
        </w:tc>
        <w:tc>
          <w:tcPr>
            <w:tcW w:w="1276" w:type="dxa"/>
            <w:noWrap/>
            <w:hideMark/>
          </w:tcPr>
          <w:p w14:paraId="166A72E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0.007674362</w:t>
            </w:r>
          </w:p>
        </w:tc>
        <w:tc>
          <w:tcPr>
            <w:tcW w:w="3740" w:type="dxa"/>
            <w:noWrap/>
            <w:hideMark/>
          </w:tcPr>
          <w:p w14:paraId="0CC74AF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Energy metabolism/Photosynthesis/Photosystem I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54936B9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26</w:t>
            </w:r>
          </w:p>
        </w:tc>
      </w:tr>
      <w:tr w:rsidR="008521B2" w:rsidRPr="003630E5" w14:paraId="40EBB3D6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37DD111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BSR22_00119</w:t>
            </w:r>
          </w:p>
        </w:tc>
        <w:tc>
          <w:tcPr>
            <w:tcW w:w="2125" w:type="dxa"/>
            <w:noWrap/>
            <w:hideMark/>
          </w:tcPr>
          <w:p w14:paraId="36E4D62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Chlorophyll a-b binding light harvesting protein </w:t>
            </w: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PcbD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096" w:type="dxa"/>
            <w:noWrap/>
            <w:hideMark/>
          </w:tcPr>
          <w:p w14:paraId="03F85E4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-1.4</w:t>
            </w:r>
          </w:p>
        </w:tc>
        <w:tc>
          <w:tcPr>
            <w:tcW w:w="974" w:type="dxa"/>
            <w:noWrap/>
            <w:hideMark/>
          </w:tcPr>
          <w:p w14:paraId="6A448D0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0.007609926</w:t>
            </w:r>
          </w:p>
        </w:tc>
        <w:tc>
          <w:tcPr>
            <w:tcW w:w="1276" w:type="dxa"/>
            <w:noWrap/>
            <w:hideMark/>
          </w:tcPr>
          <w:p w14:paraId="62E3F05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0.041235159</w:t>
            </w:r>
          </w:p>
        </w:tc>
        <w:tc>
          <w:tcPr>
            <w:tcW w:w="3740" w:type="dxa"/>
            <w:noWrap/>
            <w:hideMark/>
          </w:tcPr>
          <w:p w14:paraId="5D88BB9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Energy metabolism/Photosynthesis/Photosynthetic electron transport/Collecting and transferring light energy to photosystems II and I</w:t>
            </w:r>
          </w:p>
          <w:p w14:paraId="61912BE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194D2E0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26</w:t>
            </w:r>
          </w:p>
        </w:tc>
      </w:tr>
      <w:tr w:rsidR="008521B2" w:rsidRPr="003630E5" w14:paraId="02182EAC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2D5EE4C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BSR22_01165</w:t>
            </w:r>
          </w:p>
        </w:tc>
        <w:tc>
          <w:tcPr>
            <w:tcW w:w="2125" w:type="dxa"/>
            <w:noWrap/>
            <w:hideMark/>
          </w:tcPr>
          <w:p w14:paraId="2C7C279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Spectrin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repeat-containing protein </w:t>
            </w:r>
          </w:p>
        </w:tc>
        <w:tc>
          <w:tcPr>
            <w:tcW w:w="1096" w:type="dxa"/>
            <w:noWrap/>
            <w:hideMark/>
          </w:tcPr>
          <w:p w14:paraId="3207E8F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-1.4</w:t>
            </w:r>
          </w:p>
        </w:tc>
        <w:tc>
          <w:tcPr>
            <w:tcW w:w="974" w:type="dxa"/>
            <w:noWrap/>
            <w:hideMark/>
          </w:tcPr>
          <w:p w14:paraId="7481BB3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6.26E-13</w:t>
            </w:r>
          </w:p>
        </w:tc>
        <w:tc>
          <w:tcPr>
            <w:tcW w:w="1276" w:type="dxa"/>
            <w:noWrap/>
            <w:hideMark/>
          </w:tcPr>
          <w:p w14:paraId="2FF7817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1.1E-09</w:t>
            </w:r>
          </w:p>
        </w:tc>
        <w:tc>
          <w:tcPr>
            <w:tcW w:w="3740" w:type="dxa"/>
            <w:noWrap/>
            <w:hideMark/>
          </w:tcPr>
          <w:p w14:paraId="452DDE3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Genetic Information Processing/Translation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0BB38C4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26</w:t>
            </w:r>
          </w:p>
        </w:tc>
      </w:tr>
      <w:tr w:rsidR="008521B2" w:rsidRPr="003630E5" w14:paraId="0C4C499F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74C3318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BSR22_00330</w:t>
            </w:r>
          </w:p>
        </w:tc>
        <w:tc>
          <w:tcPr>
            <w:tcW w:w="2125" w:type="dxa"/>
            <w:noWrap/>
            <w:hideMark/>
          </w:tcPr>
          <w:p w14:paraId="7F501F5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3FCE99B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-1.4</w:t>
            </w:r>
          </w:p>
        </w:tc>
        <w:tc>
          <w:tcPr>
            <w:tcW w:w="974" w:type="dxa"/>
            <w:noWrap/>
            <w:hideMark/>
          </w:tcPr>
          <w:p w14:paraId="73EC680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0.005717678</w:t>
            </w:r>
          </w:p>
        </w:tc>
        <w:tc>
          <w:tcPr>
            <w:tcW w:w="1276" w:type="dxa"/>
            <w:noWrap/>
            <w:hideMark/>
          </w:tcPr>
          <w:p w14:paraId="4F5FF79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0.03415101</w:t>
            </w:r>
          </w:p>
        </w:tc>
        <w:tc>
          <w:tcPr>
            <w:tcW w:w="3740" w:type="dxa"/>
            <w:noWrap/>
            <w:hideMark/>
          </w:tcPr>
          <w:p w14:paraId="2FAA18E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2B8AF10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26</w:t>
            </w:r>
          </w:p>
        </w:tc>
      </w:tr>
      <w:tr w:rsidR="008521B2" w:rsidRPr="003630E5" w14:paraId="4D15C47C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65B10A3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BSR22_00370</w:t>
            </w:r>
          </w:p>
        </w:tc>
        <w:tc>
          <w:tcPr>
            <w:tcW w:w="2125" w:type="dxa"/>
            <w:noWrap/>
            <w:hideMark/>
          </w:tcPr>
          <w:p w14:paraId="53E1B55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14F606B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-1.3</w:t>
            </w:r>
          </w:p>
        </w:tc>
        <w:tc>
          <w:tcPr>
            <w:tcW w:w="974" w:type="dxa"/>
            <w:noWrap/>
            <w:hideMark/>
          </w:tcPr>
          <w:p w14:paraId="3D6CAB5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0.000777414</w:t>
            </w:r>
          </w:p>
        </w:tc>
        <w:tc>
          <w:tcPr>
            <w:tcW w:w="1276" w:type="dxa"/>
            <w:noWrap/>
            <w:hideMark/>
          </w:tcPr>
          <w:p w14:paraId="0CF5208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0.00787243</w:t>
            </w:r>
          </w:p>
        </w:tc>
        <w:tc>
          <w:tcPr>
            <w:tcW w:w="3740" w:type="dxa"/>
            <w:noWrap/>
            <w:hideMark/>
          </w:tcPr>
          <w:p w14:paraId="32EE070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708F860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26</w:t>
            </w:r>
          </w:p>
        </w:tc>
      </w:tr>
      <w:tr w:rsidR="008521B2" w:rsidRPr="003630E5" w14:paraId="7C8A948D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571FB25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BSR22_01698</w:t>
            </w:r>
          </w:p>
        </w:tc>
        <w:tc>
          <w:tcPr>
            <w:tcW w:w="2125" w:type="dxa"/>
            <w:noWrap/>
            <w:hideMark/>
          </w:tcPr>
          <w:p w14:paraId="7608D57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Possible ABC transporter component ATP-binding domain-containing protein </w:t>
            </w:r>
          </w:p>
        </w:tc>
        <w:tc>
          <w:tcPr>
            <w:tcW w:w="1096" w:type="dxa"/>
            <w:noWrap/>
            <w:hideMark/>
          </w:tcPr>
          <w:p w14:paraId="4BF33D9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-1.3</w:t>
            </w:r>
          </w:p>
        </w:tc>
        <w:tc>
          <w:tcPr>
            <w:tcW w:w="974" w:type="dxa"/>
            <w:noWrap/>
            <w:hideMark/>
          </w:tcPr>
          <w:p w14:paraId="4D8E4BE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0.001940459</w:t>
            </w:r>
          </w:p>
        </w:tc>
        <w:tc>
          <w:tcPr>
            <w:tcW w:w="1276" w:type="dxa"/>
            <w:noWrap/>
            <w:hideMark/>
          </w:tcPr>
          <w:p w14:paraId="6701CCE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0.015201416</w:t>
            </w:r>
          </w:p>
        </w:tc>
        <w:tc>
          <w:tcPr>
            <w:tcW w:w="3740" w:type="dxa"/>
            <w:noWrap/>
            <w:hideMark/>
          </w:tcPr>
          <w:p w14:paraId="4B1EB5C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Environmental information processing/Membrane transport/ABC transporters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7430506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26</w:t>
            </w:r>
          </w:p>
        </w:tc>
      </w:tr>
      <w:tr w:rsidR="008521B2" w:rsidRPr="003630E5" w14:paraId="1D82DDF1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6B71EA8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BSR22_00383</w:t>
            </w:r>
          </w:p>
        </w:tc>
        <w:tc>
          <w:tcPr>
            <w:tcW w:w="2125" w:type="dxa"/>
            <w:noWrap/>
            <w:hideMark/>
          </w:tcPr>
          <w:p w14:paraId="0C3ECF8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60AD28F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-1.3</w:t>
            </w:r>
          </w:p>
        </w:tc>
        <w:tc>
          <w:tcPr>
            <w:tcW w:w="974" w:type="dxa"/>
            <w:noWrap/>
            <w:hideMark/>
          </w:tcPr>
          <w:p w14:paraId="6E09764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0.0000669</w:t>
            </w:r>
          </w:p>
        </w:tc>
        <w:tc>
          <w:tcPr>
            <w:tcW w:w="1276" w:type="dxa"/>
            <w:noWrap/>
            <w:hideMark/>
          </w:tcPr>
          <w:p w14:paraId="7C0B66D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0.001387326</w:t>
            </w:r>
          </w:p>
        </w:tc>
        <w:tc>
          <w:tcPr>
            <w:tcW w:w="3740" w:type="dxa"/>
            <w:noWrap/>
            <w:hideMark/>
          </w:tcPr>
          <w:p w14:paraId="5C76543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4289049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26</w:t>
            </w:r>
          </w:p>
        </w:tc>
      </w:tr>
      <w:tr w:rsidR="008521B2" w:rsidRPr="003630E5" w14:paraId="0D591A35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4089376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BSR22_01624</w:t>
            </w:r>
          </w:p>
        </w:tc>
        <w:tc>
          <w:tcPr>
            <w:tcW w:w="2125" w:type="dxa"/>
            <w:noWrap/>
            <w:hideMark/>
          </w:tcPr>
          <w:p w14:paraId="6B1F1D8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23BC4C8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-1.3</w:t>
            </w:r>
          </w:p>
        </w:tc>
        <w:tc>
          <w:tcPr>
            <w:tcW w:w="974" w:type="dxa"/>
            <w:noWrap/>
            <w:hideMark/>
          </w:tcPr>
          <w:p w14:paraId="09D0054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0.005055699</w:t>
            </w:r>
          </w:p>
        </w:tc>
        <w:tc>
          <w:tcPr>
            <w:tcW w:w="1276" w:type="dxa"/>
            <w:noWrap/>
            <w:hideMark/>
          </w:tcPr>
          <w:p w14:paraId="0C6807E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0.031488444</w:t>
            </w:r>
          </w:p>
        </w:tc>
        <w:tc>
          <w:tcPr>
            <w:tcW w:w="3740" w:type="dxa"/>
            <w:noWrap/>
            <w:hideMark/>
          </w:tcPr>
          <w:p w14:paraId="0E050EB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7311CFA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26</w:t>
            </w:r>
          </w:p>
        </w:tc>
      </w:tr>
      <w:tr w:rsidR="008521B2" w:rsidRPr="003630E5" w14:paraId="1C698D4C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2E4F2E8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BSR22_01362</w:t>
            </w:r>
          </w:p>
        </w:tc>
        <w:tc>
          <w:tcPr>
            <w:tcW w:w="2125" w:type="dxa"/>
            <w:noWrap/>
            <w:hideMark/>
          </w:tcPr>
          <w:p w14:paraId="2EB9EC7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Photosystem I reaction center subunit XII </w:t>
            </w:r>
          </w:p>
        </w:tc>
        <w:tc>
          <w:tcPr>
            <w:tcW w:w="1096" w:type="dxa"/>
            <w:noWrap/>
            <w:hideMark/>
          </w:tcPr>
          <w:p w14:paraId="2DB1FDE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-1.3</w:t>
            </w:r>
          </w:p>
        </w:tc>
        <w:tc>
          <w:tcPr>
            <w:tcW w:w="974" w:type="dxa"/>
            <w:noWrap/>
            <w:hideMark/>
          </w:tcPr>
          <w:p w14:paraId="206765B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4.92E-10</w:t>
            </w:r>
          </w:p>
        </w:tc>
        <w:tc>
          <w:tcPr>
            <w:tcW w:w="1276" w:type="dxa"/>
            <w:noWrap/>
            <w:hideMark/>
          </w:tcPr>
          <w:p w14:paraId="39B6A1B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0.000000124</w:t>
            </w:r>
          </w:p>
        </w:tc>
        <w:tc>
          <w:tcPr>
            <w:tcW w:w="3740" w:type="dxa"/>
            <w:noWrap/>
            <w:hideMark/>
          </w:tcPr>
          <w:p w14:paraId="2E66706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Energy metabolism/Photosynthesis/Photosystem I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2AF1E1A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26</w:t>
            </w:r>
          </w:p>
        </w:tc>
      </w:tr>
      <w:tr w:rsidR="008521B2" w:rsidRPr="003630E5" w14:paraId="0A77330B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185E4BB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BSR22_01981</w:t>
            </w:r>
          </w:p>
        </w:tc>
        <w:tc>
          <w:tcPr>
            <w:tcW w:w="2125" w:type="dxa"/>
            <w:noWrap/>
            <w:hideMark/>
          </w:tcPr>
          <w:p w14:paraId="748C752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4B77AE7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-1.2</w:t>
            </w:r>
          </w:p>
        </w:tc>
        <w:tc>
          <w:tcPr>
            <w:tcW w:w="974" w:type="dxa"/>
            <w:noWrap/>
            <w:hideMark/>
          </w:tcPr>
          <w:p w14:paraId="496DD05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0.001917986</w:t>
            </w:r>
          </w:p>
        </w:tc>
        <w:tc>
          <w:tcPr>
            <w:tcW w:w="1276" w:type="dxa"/>
            <w:noWrap/>
            <w:hideMark/>
          </w:tcPr>
          <w:p w14:paraId="14DE9F2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0.015154667</w:t>
            </w:r>
          </w:p>
        </w:tc>
        <w:tc>
          <w:tcPr>
            <w:tcW w:w="3740" w:type="dxa"/>
            <w:noWrap/>
            <w:hideMark/>
          </w:tcPr>
          <w:p w14:paraId="3B8B82B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722181A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26</w:t>
            </w:r>
          </w:p>
        </w:tc>
      </w:tr>
      <w:tr w:rsidR="008521B2" w:rsidRPr="003630E5" w14:paraId="4CB4E0BA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19EDE4F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BSR22_01873</w:t>
            </w:r>
          </w:p>
        </w:tc>
        <w:tc>
          <w:tcPr>
            <w:tcW w:w="2125" w:type="dxa"/>
            <w:noWrap/>
            <w:hideMark/>
          </w:tcPr>
          <w:p w14:paraId="5675CBD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001AF25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-1.2</w:t>
            </w:r>
          </w:p>
        </w:tc>
        <w:tc>
          <w:tcPr>
            <w:tcW w:w="974" w:type="dxa"/>
            <w:noWrap/>
            <w:hideMark/>
          </w:tcPr>
          <w:p w14:paraId="24CEF22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0.0000709</w:t>
            </w:r>
          </w:p>
        </w:tc>
        <w:tc>
          <w:tcPr>
            <w:tcW w:w="1276" w:type="dxa"/>
            <w:noWrap/>
            <w:hideMark/>
          </w:tcPr>
          <w:p w14:paraId="322BBAA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0.001435772</w:t>
            </w:r>
          </w:p>
        </w:tc>
        <w:tc>
          <w:tcPr>
            <w:tcW w:w="3740" w:type="dxa"/>
            <w:noWrap/>
            <w:hideMark/>
          </w:tcPr>
          <w:p w14:paraId="52A35DC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6052347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26</w:t>
            </w:r>
          </w:p>
        </w:tc>
      </w:tr>
      <w:tr w:rsidR="008521B2" w:rsidRPr="003630E5" w14:paraId="463CAC7A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521E0B5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BSR22_00344</w:t>
            </w:r>
          </w:p>
        </w:tc>
        <w:tc>
          <w:tcPr>
            <w:tcW w:w="2125" w:type="dxa"/>
            <w:noWrap/>
            <w:hideMark/>
          </w:tcPr>
          <w:p w14:paraId="65A53B2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0EDA41E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-1.2</w:t>
            </w:r>
          </w:p>
        </w:tc>
        <w:tc>
          <w:tcPr>
            <w:tcW w:w="974" w:type="dxa"/>
            <w:noWrap/>
            <w:hideMark/>
          </w:tcPr>
          <w:p w14:paraId="661DDC8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0.000000645</w:t>
            </w:r>
          </w:p>
        </w:tc>
        <w:tc>
          <w:tcPr>
            <w:tcW w:w="1276" w:type="dxa"/>
            <w:noWrap/>
            <w:hideMark/>
          </w:tcPr>
          <w:p w14:paraId="22A2230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0.0000598</w:t>
            </w:r>
          </w:p>
        </w:tc>
        <w:tc>
          <w:tcPr>
            <w:tcW w:w="3740" w:type="dxa"/>
            <w:noWrap/>
            <w:hideMark/>
          </w:tcPr>
          <w:p w14:paraId="412774C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21B8B67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26</w:t>
            </w:r>
          </w:p>
        </w:tc>
      </w:tr>
      <w:tr w:rsidR="008521B2" w:rsidRPr="003630E5" w14:paraId="7ABC326D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20B1957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BSR22_01761</w:t>
            </w:r>
          </w:p>
        </w:tc>
        <w:tc>
          <w:tcPr>
            <w:tcW w:w="2125" w:type="dxa"/>
            <w:noWrap/>
            <w:hideMark/>
          </w:tcPr>
          <w:p w14:paraId="57BFEB9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Preprotein translocase subunit </w:t>
            </w:r>
          </w:p>
        </w:tc>
        <w:tc>
          <w:tcPr>
            <w:tcW w:w="1096" w:type="dxa"/>
            <w:noWrap/>
            <w:hideMark/>
          </w:tcPr>
          <w:p w14:paraId="78BD04B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-1.2</w:t>
            </w:r>
          </w:p>
        </w:tc>
        <w:tc>
          <w:tcPr>
            <w:tcW w:w="974" w:type="dxa"/>
            <w:noWrap/>
            <w:hideMark/>
          </w:tcPr>
          <w:p w14:paraId="066C02E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0.000000953</w:t>
            </w:r>
          </w:p>
        </w:tc>
        <w:tc>
          <w:tcPr>
            <w:tcW w:w="1276" w:type="dxa"/>
            <w:noWrap/>
            <w:hideMark/>
          </w:tcPr>
          <w:p w14:paraId="78B7565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0.000073</w:t>
            </w:r>
          </w:p>
        </w:tc>
        <w:tc>
          <w:tcPr>
            <w:tcW w:w="3740" w:type="dxa"/>
            <w:noWrap/>
            <w:hideMark/>
          </w:tcPr>
          <w:p w14:paraId="2C792BD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Genetic Information Processing/Folding, sorting and degradation/Protein export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3F92B87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26</w:t>
            </w:r>
          </w:p>
        </w:tc>
      </w:tr>
      <w:tr w:rsidR="008521B2" w:rsidRPr="003630E5" w14:paraId="34CF58A7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20E7877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BSR22_01173</w:t>
            </w:r>
          </w:p>
        </w:tc>
        <w:tc>
          <w:tcPr>
            <w:tcW w:w="2125" w:type="dxa"/>
            <w:noWrap/>
            <w:hideMark/>
          </w:tcPr>
          <w:p w14:paraId="6D43E00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Proline </w:t>
            </w: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iminopeptidase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096" w:type="dxa"/>
            <w:noWrap/>
            <w:hideMark/>
          </w:tcPr>
          <w:p w14:paraId="5FF64E8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-1.2</w:t>
            </w:r>
          </w:p>
        </w:tc>
        <w:tc>
          <w:tcPr>
            <w:tcW w:w="974" w:type="dxa"/>
            <w:noWrap/>
            <w:hideMark/>
          </w:tcPr>
          <w:p w14:paraId="0730412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0.00000107</w:t>
            </w:r>
          </w:p>
        </w:tc>
        <w:tc>
          <w:tcPr>
            <w:tcW w:w="1276" w:type="dxa"/>
            <w:noWrap/>
            <w:hideMark/>
          </w:tcPr>
          <w:p w14:paraId="61413FE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0.0000756</w:t>
            </w:r>
          </w:p>
        </w:tc>
        <w:tc>
          <w:tcPr>
            <w:tcW w:w="3740" w:type="dxa"/>
            <w:noWrap/>
            <w:hideMark/>
          </w:tcPr>
          <w:p w14:paraId="1F3D519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Amino acid metabolism/Arginine and proline metabolism/proline </w:t>
            </w: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iminopeptidase</w:t>
            </w:r>
            <w:proofErr w:type="spellEnd"/>
          </w:p>
          <w:p w14:paraId="0E70E5E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1C31928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26</w:t>
            </w:r>
          </w:p>
        </w:tc>
      </w:tr>
      <w:tr w:rsidR="008521B2" w:rsidRPr="003630E5" w14:paraId="60B5F6C2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1188D21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BSR22_01895</w:t>
            </w:r>
          </w:p>
        </w:tc>
        <w:tc>
          <w:tcPr>
            <w:tcW w:w="2125" w:type="dxa"/>
            <w:noWrap/>
            <w:hideMark/>
          </w:tcPr>
          <w:p w14:paraId="48EF900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2974F25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-1.2</w:t>
            </w:r>
          </w:p>
        </w:tc>
        <w:tc>
          <w:tcPr>
            <w:tcW w:w="974" w:type="dxa"/>
            <w:noWrap/>
            <w:hideMark/>
          </w:tcPr>
          <w:p w14:paraId="068214B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5.75E-08</w:t>
            </w:r>
          </w:p>
        </w:tc>
        <w:tc>
          <w:tcPr>
            <w:tcW w:w="1276" w:type="dxa"/>
            <w:noWrap/>
            <w:hideMark/>
          </w:tcPr>
          <w:p w14:paraId="4761051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0.00000779</w:t>
            </w:r>
          </w:p>
        </w:tc>
        <w:tc>
          <w:tcPr>
            <w:tcW w:w="3740" w:type="dxa"/>
            <w:noWrap/>
            <w:hideMark/>
          </w:tcPr>
          <w:p w14:paraId="700D636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4CAB3FA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26</w:t>
            </w:r>
          </w:p>
        </w:tc>
      </w:tr>
      <w:tr w:rsidR="008521B2" w:rsidRPr="003630E5" w14:paraId="603C9525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3FC84B7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BSR22_00938</w:t>
            </w:r>
          </w:p>
        </w:tc>
        <w:tc>
          <w:tcPr>
            <w:tcW w:w="2125" w:type="dxa"/>
            <w:noWrap/>
            <w:hideMark/>
          </w:tcPr>
          <w:p w14:paraId="0202F52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4683E7D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-1.2</w:t>
            </w:r>
          </w:p>
        </w:tc>
        <w:tc>
          <w:tcPr>
            <w:tcW w:w="974" w:type="dxa"/>
            <w:noWrap/>
            <w:hideMark/>
          </w:tcPr>
          <w:p w14:paraId="4D61AA3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0.000801402</w:t>
            </w:r>
          </w:p>
        </w:tc>
        <w:tc>
          <w:tcPr>
            <w:tcW w:w="1276" w:type="dxa"/>
            <w:noWrap/>
            <w:hideMark/>
          </w:tcPr>
          <w:p w14:paraId="36CC475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0.007932978</w:t>
            </w:r>
          </w:p>
        </w:tc>
        <w:tc>
          <w:tcPr>
            <w:tcW w:w="3740" w:type="dxa"/>
            <w:noWrap/>
            <w:hideMark/>
          </w:tcPr>
          <w:p w14:paraId="55DAA1E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3F8158E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26</w:t>
            </w:r>
          </w:p>
        </w:tc>
      </w:tr>
      <w:tr w:rsidR="008521B2" w:rsidRPr="003630E5" w14:paraId="36251471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0F32969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BSR22_02099</w:t>
            </w:r>
          </w:p>
        </w:tc>
        <w:tc>
          <w:tcPr>
            <w:tcW w:w="2125" w:type="dxa"/>
            <w:noWrap/>
            <w:hideMark/>
          </w:tcPr>
          <w:p w14:paraId="22C8EDA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11514F9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-1.2</w:t>
            </w:r>
          </w:p>
        </w:tc>
        <w:tc>
          <w:tcPr>
            <w:tcW w:w="974" w:type="dxa"/>
            <w:noWrap/>
            <w:hideMark/>
          </w:tcPr>
          <w:p w14:paraId="7766673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0.000337335</w:t>
            </w:r>
          </w:p>
        </w:tc>
        <w:tc>
          <w:tcPr>
            <w:tcW w:w="1276" w:type="dxa"/>
            <w:noWrap/>
            <w:hideMark/>
          </w:tcPr>
          <w:p w14:paraId="2E924DE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0.004276151</w:t>
            </w:r>
          </w:p>
        </w:tc>
        <w:tc>
          <w:tcPr>
            <w:tcW w:w="3740" w:type="dxa"/>
            <w:noWrap/>
            <w:hideMark/>
          </w:tcPr>
          <w:p w14:paraId="3DC41F5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27F326D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26</w:t>
            </w:r>
          </w:p>
        </w:tc>
      </w:tr>
      <w:tr w:rsidR="008521B2" w:rsidRPr="003630E5" w14:paraId="205CC8B8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478DF7D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BSR22_01599</w:t>
            </w:r>
          </w:p>
        </w:tc>
        <w:tc>
          <w:tcPr>
            <w:tcW w:w="2125" w:type="dxa"/>
            <w:noWrap/>
            <w:hideMark/>
          </w:tcPr>
          <w:p w14:paraId="2C699CD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Multidrug efflux transporter </w:t>
            </w:r>
          </w:p>
        </w:tc>
        <w:tc>
          <w:tcPr>
            <w:tcW w:w="1096" w:type="dxa"/>
            <w:noWrap/>
            <w:hideMark/>
          </w:tcPr>
          <w:p w14:paraId="6AB2C49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-3.1</w:t>
            </w:r>
          </w:p>
        </w:tc>
        <w:tc>
          <w:tcPr>
            <w:tcW w:w="974" w:type="dxa"/>
            <w:noWrap/>
            <w:hideMark/>
          </w:tcPr>
          <w:p w14:paraId="672D931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1.51E-30</w:t>
            </w:r>
          </w:p>
        </w:tc>
        <w:tc>
          <w:tcPr>
            <w:tcW w:w="1276" w:type="dxa"/>
            <w:noWrap/>
            <w:hideMark/>
          </w:tcPr>
          <w:p w14:paraId="5A702A2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2.76E-27</w:t>
            </w:r>
          </w:p>
        </w:tc>
        <w:tc>
          <w:tcPr>
            <w:tcW w:w="3740" w:type="dxa"/>
            <w:noWrap/>
            <w:hideMark/>
          </w:tcPr>
          <w:p w14:paraId="1C0DE36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Transmembrane transporter activity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5BD89F1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6DA3164A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228D02A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BSR22_01596</w:t>
            </w:r>
          </w:p>
        </w:tc>
        <w:tc>
          <w:tcPr>
            <w:tcW w:w="2125" w:type="dxa"/>
            <w:noWrap/>
            <w:hideMark/>
          </w:tcPr>
          <w:p w14:paraId="16AA8E6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Possible porin </w:t>
            </w:r>
          </w:p>
        </w:tc>
        <w:tc>
          <w:tcPr>
            <w:tcW w:w="1096" w:type="dxa"/>
            <w:noWrap/>
            <w:hideMark/>
          </w:tcPr>
          <w:p w14:paraId="28264DA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-2.7</w:t>
            </w:r>
          </w:p>
        </w:tc>
        <w:tc>
          <w:tcPr>
            <w:tcW w:w="974" w:type="dxa"/>
            <w:noWrap/>
            <w:hideMark/>
          </w:tcPr>
          <w:p w14:paraId="607CDA2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1.01E-18</w:t>
            </w:r>
          </w:p>
        </w:tc>
        <w:tc>
          <w:tcPr>
            <w:tcW w:w="1276" w:type="dxa"/>
            <w:noWrap/>
            <w:hideMark/>
          </w:tcPr>
          <w:p w14:paraId="30C9DAA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2.31E-16</w:t>
            </w:r>
          </w:p>
        </w:tc>
        <w:tc>
          <w:tcPr>
            <w:tcW w:w="3740" w:type="dxa"/>
            <w:noWrap/>
            <w:hideMark/>
          </w:tcPr>
          <w:p w14:paraId="4AD5A29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Porin activity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00CA581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46D7395A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249B193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BSR22_00717</w:t>
            </w:r>
          </w:p>
        </w:tc>
        <w:tc>
          <w:tcPr>
            <w:tcW w:w="2125" w:type="dxa"/>
            <w:noWrap/>
            <w:hideMark/>
          </w:tcPr>
          <w:p w14:paraId="6D22E31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NAD binding </w:t>
            </w:r>
            <w:proofErr w:type="spellStart"/>
            <w:proofErr w:type="gram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site;D</w:t>
            </w:r>
            <w:proofErr w:type="gram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-amino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acid oxidase </w:t>
            </w:r>
          </w:p>
        </w:tc>
        <w:tc>
          <w:tcPr>
            <w:tcW w:w="1096" w:type="dxa"/>
            <w:noWrap/>
            <w:hideMark/>
          </w:tcPr>
          <w:p w14:paraId="6E6EC53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-2.7</w:t>
            </w:r>
          </w:p>
        </w:tc>
        <w:tc>
          <w:tcPr>
            <w:tcW w:w="974" w:type="dxa"/>
            <w:noWrap/>
            <w:hideMark/>
          </w:tcPr>
          <w:p w14:paraId="2A90C37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7.89E-20</w:t>
            </w:r>
          </w:p>
        </w:tc>
        <w:tc>
          <w:tcPr>
            <w:tcW w:w="1276" w:type="dxa"/>
            <w:noWrap/>
            <w:hideMark/>
          </w:tcPr>
          <w:p w14:paraId="0EA8A40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2.07E-17</w:t>
            </w:r>
          </w:p>
        </w:tc>
        <w:tc>
          <w:tcPr>
            <w:tcW w:w="3740" w:type="dxa"/>
            <w:noWrap/>
            <w:hideMark/>
          </w:tcPr>
          <w:p w14:paraId="76A844B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Cofactors and vitamins metabolism/Thiamine metabolism (Vitamin B1)</w:t>
            </w:r>
          </w:p>
          <w:p w14:paraId="306089C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02926FC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2F157536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49C0088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BSR22_00119</w:t>
            </w:r>
          </w:p>
        </w:tc>
        <w:tc>
          <w:tcPr>
            <w:tcW w:w="2125" w:type="dxa"/>
            <w:noWrap/>
            <w:hideMark/>
          </w:tcPr>
          <w:p w14:paraId="6714749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Chlorophyll a-b binding light harvesting protein </w:t>
            </w: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PcbD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096" w:type="dxa"/>
            <w:noWrap/>
            <w:hideMark/>
          </w:tcPr>
          <w:p w14:paraId="16CAAD1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-2.3</w:t>
            </w:r>
          </w:p>
        </w:tc>
        <w:tc>
          <w:tcPr>
            <w:tcW w:w="974" w:type="dxa"/>
            <w:noWrap/>
            <w:hideMark/>
          </w:tcPr>
          <w:p w14:paraId="785FF19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0.00000692</w:t>
            </w:r>
          </w:p>
        </w:tc>
        <w:tc>
          <w:tcPr>
            <w:tcW w:w="1276" w:type="dxa"/>
            <w:noWrap/>
            <w:hideMark/>
          </w:tcPr>
          <w:p w14:paraId="13C4600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0.0000707</w:t>
            </w:r>
          </w:p>
        </w:tc>
        <w:tc>
          <w:tcPr>
            <w:tcW w:w="3740" w:type="dxa"/>
            <w:noWrap/>
            <w:hideMark/>
          </w:tcPr>
          <w:p w14:paraId="6FA5110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Energy metabolism/Photosynthesis/Photosynthetic electron transport/Collecting and transferring light energy to photosystems II and I</w:t>
            </w:r>
          </w:p>
          <w:p w14:paraId="2A8A6E7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1BBCA51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22839E78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653E720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BSR22_01374</w:t>
            </w:r>
          </w:p>
        </w:tc>
        <w:tc>
          <w:tcPr>
            <w:tcW w:w="2125" w:type="dxa"/>
            <w:noWrap/>
            <w:hideMark/>
          </w:tcPr>
          <w:p w14:paraId="27A884F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Carboxysome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shell protein CsoS2 </w:t>
            </w:r>
          </w:p>
        </w:tc>
        <w:tc>
          <w:tcPr>
            <w:tcW w:w="1096" w:type="dxa"/>
            <w:noWrap/>
            <w:hideMark/>
          </w:tcPr>
          <w:p w14:paraId="0701506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-2.1</w:t>
            </w:r>
          </w:p>
        </w:tc>
        <w:tc>
          <w:tcPr>
            <w:tcW w:w="974" w:type="dxa"/>
            <w:noWrap/>
            <w:hideMark/>
          </w:tcPr>
          <w:p w14:paraId="5875FEA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5.46E-14</w:t>
            </w:r>
          </w:p>
        </w:tc>
        <w:tc>
          <w:tcPr>
            <w:tcW w:w="1276" w:type="dxa"/>
            <w:noWrap/>
            <w:hideMark/>
          </w:tcPr>
          <w:p w14:paraId="41B7C70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4.72E-12</w:t>
            </w:r>
          </w:p>
        </w:tc>
        <w:tc>
          <w:tcPr>
            <w:tcW w:w="3740" w:type="dxa"/>
            <w:noWrap/>
            <w:hideMark/>
          </w:tcPr>
          <w:p w14:paraId="425A45E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Energy metabolism/Carbon fixation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1C37C4B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3CB0CFBB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2E63153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BSR22_01185</w:t>
            </w:r>
          </w:p>
        </w:tc>
        <w:tc>
          <w:tcPr>
            <w:tcW w:w="2125" w:type="dxa"/>
            <w:noWrap/>
            <w:hideMark/>
          </w:tcPr>
          <w:p w14:paraId="2A31E4F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572935C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-1.9</w:t>
            </w:r>
          </w:p>
        </w:tc>
        <w:tc>
          <w:tcPr>
            <w:tcW w:w="974" w:type="dxa"/>
            <w:noWrap/>
            <w:hideMark/>
          </w:tcPr>
          <w:p w14:paraId="6301555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1.06E-17</w:t>
            </w:r>
          </w:p>
        </w:tc>
        <w:tc>
          <w:tcPr>
            <w:tcW w:w="1276" w:type="dxa"/>
            <w:noWrap/>
            <w:hideMark/>
          </w:tcPr>
          <w:p w14:paraId="45346F2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1.62E-15</w:t>
            </w:r>
          </w:p>
        </w:tc>
        <w:tc>
          <w:tcPr>
            <w:tcW w:w="3740" w:type="dxa"/>
            <w:noWrap/>
            <w:hideMark/>
          </w:tcPr>
          <w:p w14:paraId="0798347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7522374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7E886A4C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661E007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BSR22_01600</w:t>
            </w:r>
          </w:p>
        </w:tc>
        <w:tc>
          <w:tcPr>
            <w:tcW w:w="2125" w:type="dxa"/>
            <w:noWrap/>
            <w:hideMark/>
          </w:tcPr>
          <w:p w14:paraId="2805A72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Glyceraldehyde-3-phosphate dehydrogenase-erythrose-4-phosphate dehydrogenase </w:t>
            </w:r>
          </w:p>
        </w:tc>
        <w:tc>
          <w:tcPr>
            <w:tcW w:w="1096" w:type="dxa"/>
            <w:noWrap/>
            <w:hideMark/>
          </w:tcPr>
          <w:p w14:paraId="7BEA8B0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-1.9</w:t>
            </w:r>
          </w:p>
        </w:tc>
        <w:tc>
          <w:tcPr>
            <w:tcW w:w="974" w:type="dxa"/>
            <w:noWrap/>
            <w:hideMark/>
          </w:tcPr>
          <w:p w14:paraId="6FE3D7F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3.66E-16</w:t>
            </w:r>
          </w:p>
        </w:tc>
        <w:tc>
          <w:tcPr>
            <w:tcW w:w="1276" w:type="dxa"/>
            <w:noWrap/>
            <w:hideMark/>
          </w:tcPr>
          <w:p w14:paraId="12E2065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4.48E-14</w:t>
            </w:r>
          </w:p>
        </w:tc>
        <w:tc>
          <w:tcPr>
            <w:tcW w:w="3740" w:type="dxa"/>
            <w:noWrap/>
            <w:hideMark/>
          </w:tcPr>
          <w:p w14:paraId="0418F93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Carbohydrate metabolism/Glycolysis-Gluconeogenesis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4D1D77C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3DC66FFD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5262EC7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BSR22_00407</w:t>
            </w:r>
          </w:p>
        </w:tc>
        <w:tc>
          <w:tcPr>
            <w:tcW w:w="2125" w:type="dxa"/>
            <w:noWrap/>
            <w:hideMark/>
          </w:tcPr>
          <w:p w14:paraId="381702B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10 </w:t>
            </w: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kDa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chaperonin </w:t>
            </w:r>
          </w:p>
        </w:tc>
        <w:tc>
          <w:tcPr>
            <w:tcW w:w="1096" w:type="dxa"/>
            <w:noWrap/>
            <w:hideMark/>
          </w:tcPr>
          <w:p w14:paraId="65D05D7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-1.8</w:t>
            </w:r>
          </w:p>
        </w:tc>
        <w:tc>
          <w:tcPr>
            <w:tcW w:w="974" w:type="dxa"/>
            <w:noWrap/>
            <w:hideMark/>
          </w:tcPr>
          <w:p w14:paraId="059E1AB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1.56E-18</w:t>
            </w:r>
          </w:p>
        </w:tc>
        <w:tc>
          <w:tcPr>
            <w:tcW w:w="1276" w:type="dxa"/>
            <w:noWrap/>
            <w:hideMark/>
          </w:tcPr>
          <w:p w14:paraId="1D737D5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3.18E-16</w:t>
            </w:r>
          </w:p>
        </w:tc>
        <w:tc>
          <w:tcPr>
            <w:tcW w:w="3740" w:type="dxa"/>
            <w:noWrap/>
            <w:hideMark/>
          </w:tcPr>
          <w:p w14:paraId="729CB93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Genetic information processing/Chaperones and folding catalysts (Heat shock protein)</w:t>
            </w:r>
          </w:p>
          <w:p w14:paraId="017B474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716B55C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27D5F2E5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00C300E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BSR22_00718</w:t>
            </w:r>
          </w:p>
        </w:tc>
        <w:tc>
          <w:tcPr>
            <w:tcW w:w="2125" w:type="dxa"/>
            <w:noWrap/>
            <w:hideMark/>
          </w:tcPr>
          <w:p w14:paraId="54053B2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Chaperone protein </w:t>
            </w: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DnaK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096" w:type="dxa"/>
            <w:noWrap/>
            <w:hideMark/>
          </w:tcPr>
          <w:p w14:paraId="67BC618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-1.8</w:t>
            </w:r>
          </w:p>
        </w:tc>
        <w:tc>
          <w:tcPr>
            <w:tcW w:w="974" w:type="dxa"/>
            <w:noWrap/>
            <w:hideMark/>
          </w:tcPr>
          <w:p w14:paraId="40F73D9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0.000000173</w:t>
            </w:r>
          </w:p>
        </w:tc>
        <w:tc>
          <w:tcPr>
            <w:tcW w:w="1276" w:type="dxa"/>
            <w:noWrap/>
            <w:hideMark/>
          </w:tcPr>
          <w:p w14:paraId="680345E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0.00000302</w:t>
            </w:r>
          </w:p>
        </w:tc>
        <w:tc>
          <w:tcPr>
            <w:tcW w:w="3740" w:type="dxa"/>
            <w:noWrap/>
            <w:hideMark/>
          </w:tcPr>
          <w:p w14:paraId="609DFD5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Genetic information processing/Folding, sorting and degradation/RNA degradation (Heat shock protein)</w:t>
            </w:r>
          </w:p>
          <w:p w14:paraId="280D02E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1635C51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24751F23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55D40D3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BSR22_01981</w:t>
            </w:r>
          </w:p>
        </w:tc>
        <w:tc>
          <w:tcPr>
            <w:tcW w:w="2125" w:type="dxa"/>
            <w:noWrap/>
            <w:hideMark/>
          </w:tcPr>
          <w:p w14:paraId="430CB30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593CF38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-1.6</w:t>
            </w:r>
          </w:p>
        </w:tc>
        <w:tc>
          <w:tcPr>
            <w:tcW w:w="974" w:type="dxa"/>
            <w:noWrap/>
            <w:hideMark/>
          </w:tcPr>
          <w:p w14:paraId="12574FA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0.000094</w:t>
            </w:r>
          </w:p>
        </w:tc>
        <w:tc>
          <w:tcPr>
            <w:tcW w:w="1276" w:type="dxa"/>
            <w:noWrap/>
            <w:hideMark/>
          </w:tcPr>
          <w:p w14:paraId="3A9833D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0.000631318</w:t>
            </w:r>
          </w:p>
        </w:tc>
        <w:tc>
          <w:tcPr>
            <w:tcW w:w="3740" w:type="dxa"/>
            <w:noWrap/>
            <w:hideMark/>
          </w:tcPr>
          <w:p w14:paraId="7C0A1F2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2B5985F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7F09540A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3C38435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BSR22_00111</w:t>
            </w:r>
          </w:p>
        </w:tc>
        <w:tc>
          <w:tcPr>
            <w:tcW w:w="2125" w:type="dxa"/>
            <w:noWrap/>
            <w:hideMark/>
          </w:tcPr>
          <w:p w14:paraId="557CB20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Porin-like protein </w:t>
            </w:r>
          </w:p>
        </w:tc>
        <w:tc>
          <w:tcPr>
            <w:tcW w:w="1096" w:type="dxa"/>
            <w:noWrap/>
            <w:hideMark/>
          </w:tcPr>
          <w:p w14:paraId="2BC6AAA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-1.5</w:t>
            </w:r>
          </w:p>
        </w:tc>
        <w:tc>
          <w:tcPr>
            <w:tcW w:w="974" w:type="dxa"/>
            <w:noWrap/>
            <w:hideMark/>
          </w:tcPr>
          <w:p w14:paraId="7F8EC3E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0.000717232</w:t>
            </w:r>
          </w:p>
        </w:tc>
        <w:tc>
          <w:tcPr>
            <w:tcW w:w="1276" w:type="dxa"/>
            <w:noWrap/>
            <w:hideMark/>
          </w:tcPr>
          <w:p w14:paraId="22FD737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0.003466266</w:t>
            </w:r>
          </w:p>
        </w:tc>
        <w:tc>
          <w:tcPr>
            <w:tcW w:w="3740" w:type="dxa"/>
            <w:noWrap/>
            <w:hideMark/>
          </w:tcPr>
          <w:p w14:paraId="704294A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Porin activity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454EE73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78EB97ED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23E9F7C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BSR22_01698</w:t>
            </w:r>
          </w:p>
        </w:tc>
        <w:tc>
          <w:tcPr>
            <w:tcW w:w="2125" w:type="dxa"/>
            <w:noWrap/>
            <w:hideMark/>
          </w:tcPr>
          <w:p w14:paraId="61D32F6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Possible ABC transporter component ATP-binding domain-containing protein </w:t>
            </w:r>
          </w:p>
        </w:tc>
        <w:tc>
          <w:tcPr>
            <w:tcW w:w="1096" w:type="dxa"/>
            <w:noWrap/>
            <w:hideMark/>
          </w:tcPr>
          <w:p w14:paraId="7DCDB53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-1.5</w:t>
            </w:r>
          </w:p>
        </w:tc>
        <w:tc>
          <w:tcPr>
            <w:tcW w:w="974" w:type="dxa"/>
            <w:noWrap/>
            <w:hideMark/>
          </w:tcPr>
          <w:p w14:paraId="57AEE1E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0.0004165</w:t>
            </w:r>
          </w:p>
        </w:tc>
        <w:tc>
          <w:tcPr>
            <w:tcW w:w="1276" w:type="dxa"/>
            <w:noWrap/>
            <w:hideMark/>
          </w:tcPr>
          <w:p w14:paraId="6B1DB87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0.002226997</w:t>
            </w:r>
          </w:p>
        </w:tc>
        <w:tc>
          <w:tcPr>
            <w:tcW w:w="3740" w:type="dxa"/>
            <w:noWrap/>
            <w:hideMark/>
          </w:tcPr>
          <w:p w14:paraId="6E3B24C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Environmental information processing/Membrane transport/ABC transporters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6DFF5EF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5EB58B1A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013049B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BSR22_01375</w:t>
            </w:r>
          </w:p>
        </w:tc>
        <w:tc>
          <w:tcPr>
            <w:tcW w:w="2125" w:type="dxa"/>
            <w:noWrap/>
            <w:hideMark/>
          </w:tcPr>
          <w:p w14:paraId="348903F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Carboxysome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shell protein CsoS3 </w:t>
            </w:r>
          </w:p>
        </w:tc>
        <w:tc>
          <w:tcPr>
            <w:tcW w:w="1096" w:type="dxa"/>
            <w:noWrap/>
            <w:hideMark/>
          </w:tcPr>
          <w:p w14:paraId="0769F8B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-1.5</w:t>
            </w:r>
          </w:p>
        </w:tc>
        <w:tc>
          <w:tcPr>
            <w:tcW w:w="974" w:type="dxa"/>
            <w:noWrap/>
            <w:hideMark/>
          </w:tcPr>
          <w:p w14:paraId="07767B1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6.58E-15</w:t>
            </w:r>
          </w:p>
        </w:tc>
        <w:tc>
          <w:tcPr>
            <w:tcW w:w="1276" w:type="dxa"/>
            <w:noWrap/>
            <w:hideMark/>
          </w:tcPr>
          <w:p w14:paraId="675D59A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7.1E-13</w:t>
            </w:r>
          </w:p>
        </w:tc>
        <w:tc>
          <w:tcPr>
            <w:tcW w:w="3740" w:type="dxa"/>
            <w:noWrap/>
            <w:hideMark/>
          </w:tcPr>
          <w:p w14:paraId="0344CBD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Energy metabolism/Carbon fixation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014C145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3FD5D3B4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75A63D1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BSR22_01146</w:t>
            </w:r>
          </w:p>
        </w:tc>
        <w:tc>
          <w:tcPr>
            <w:tcW w:w="2125" w:type="dxa"/>
            <w:noWrap/>
            <w:hideMark/>
          </w:tcPr>
          <w:p w14:paraId="058210C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Plastoquinol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terminal oxidase </w:t>
            </w:r>
          </w:p>
        </w:tc>
        <w:tc>
          <w:tcPr>
            <w:tcW w:w="1096" w:type="dxa"/>
            <w:noWrap/>
            <w:hideMark/>
          </w:tcPr>
          <w:p w14:paraId="69CAFE3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-1.4</w:t>
            </w:r>
          </w:p>
        </w:tc>
        <w:tc>
          <w:tcPr>
            <w:tcW w:w="974" w:type="dxa"/>
            <w:noWrap/>
            <w:hideMark/>
          </w:tcPr>
          <w:p w14:paraId="2B87158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3.89E-09</w:t>
            </w:r>
          </w:p>
        </w:tc>
        <w:tc>
          <w:tcPr>
            <w:tcW w:w="1276" w:type="dxa"/>
            <w:noWrap/>
            <w:hideMark/>
          </w:tcPr>
          <w:p w14:paraId="78512FC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0.000000127</w:t>
            </w:r>
          </w:p>
        </w:tc>
        <w:tc>
          <w:tcPr>
            <w:tcW w:w="3740" w:type="dxa"/>
            <w:noWrap/>
            <w:hideMark/>
          </w:tcPr>
          <w:p w14:paraId="5DA2184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Energy metabolism/Photosynthesis/Photosynthetic electron transport/extracting electrons between PSII and PSI and combine them with protons and oxygen to produce water </w:t>
            </w:r>
          </w:p>
          <w:p w14:paraId="2E89CD0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778B8E0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517A60A2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09277CC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BSR22_01592</w:t>
            </w:r>
          </w:p>
        </w:tc>
        <w:tc>
          <w:tcPr>
            <w:tcW w:w="2125" w:type="dxa"/>
            <w:noWrap/>
            <w:hideMark/>
          </w:tcPr>
          <w:p w14:paraId="4AEAB6B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Two component transcriptional regulator winged helix family </w:t>
            </w:r>
          </w:p>
        </w:tc>
        <w:tc>
          <w:tcPr>
            <w:tcW w:w="1096" w:type="dxa"/>
            <w:noWrap/>
            <w:hideMark/>
          </w:tcPr>
          <w:p w14:paraId="2970247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-1.4</w:t>
            </w:r>
          </w:p>
        </w:tc>
        <w:tc>
          <w:tcPr>
            <w:tcW w:w="974" w:type="dxa"/>
            <w:noWrap/>
            <w:hideMark/>
          </w:tcPr>
          <w:p w14:paraId="4E345DA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0.00000146</w:t>
            </w:r>
          </w:p>
        </w:tc>
        <w:tc>
          <w:tcPr>
            <w:tcW w:w="1276" w:type="dxa"/>
            <w:noWrap/>
            <w:hideMark/>
          </w:tcPr>
          <w:p w14:paraId="49F9706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0.0000183</w:t>
            </w:r>
          </w:p>
        </w:tc>
        <w:tc>
          <w:tcPr>
            <w:tcW w:w="3740" w:type="dxa"/>
            <w:noWrap/>
            <w:hideMark/>
          </w:tcPr>
          <w:p w14:paraId="015A547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Environmental information processing/Signal transduction/Two-component system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01666D4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3FFC6DBD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5ED9FC2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BSR22_00970</w:t>
            </w:r>
          </w:p>
        </w:tc>
        <w:tc>
          <w:tcPr>
            <w:tcW w:w="2125" w:type="dxa"/>
            <w:noWrap/>
            <w:hideMark/>
          </w:tcPr>
          <w:p w14:paraId="6BAB58D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Putative sodium-dependent bicarbonate transporter </w:t>
            </w:r>
          </w:p>
        </w:tc>
        <w:tc>
          <w:tcPr>
            <w:tcW w:w="1096" w:type="dxa"/>
            <w:noWrap/>
            <w:hideMark/>
          </w:tcPr>
          <w:p w14:paraId="277BB61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-1.4</w:t>
            </w:r>
          </w:p>
        </w:tc>
        <w:tc>
          <w:tcPr>
            <w:tcW w:w="974" w:type="dxa"/>
            <w:noWrap/>
            <w:hideMark/>
          </w:tcPr>
          <w:p w14:paraId="5005CB4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4.53E-18</w:t>
            </w:r>
          </w:p>
        </w:tc>
        <w:tc>
          <w:tcPr>
            <w:tcW w:w="1276" w:type="dxa"/>
            <w:noWrap/>
            <w:hideMark/>
          </w:tcPr>
          <w:p w14:paraId="09552A3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7.56E-16</w:t>
            </w:r>
          </w:p>
        </w:tc>
        <w:tc>
          <w:tcPr>
            <w:tcW w:w="3740" w:type="dxa"/>
            <w:noWrap/>
            <w:hideMark/>
          </w:tcPr>
          <w:p w14:paraId="2341EA6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Signaling and cellular processes/Transporters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32CB655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56807DD2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520AB40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BSR22_00969</w:t>
            </w:r>
          </w:p>
        </w:tc>
        <w:tc>
          <w:tcPr>
            <w:tcW w:w="2125" w:type="dxa"/>
            <w:noWrap/>
            <w:hideMark/>
          </w:tcPr>
          <w:p w14:paraId="7FA9CF4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3082BDD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-1.4</w:t>
            </w:r>
          </w:p>
        </w:tc>
        <w:tc>
          <w:tcPr>
            <w:tcW w:w="974" w:type="dxa"/>
            <w:noWrap/>
            <w:hideMark/>
          </w:tcPr>
          <w:p w14:paraId="22BA17D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1.22E-20</w:t>
            </w:r>
          </w:p>
        </w:tc>
        <w:tc>
          <w:tcPr>
            <w:tcW w:w="1276" w:type="dxa"/>
            <w:noWrap/>
            <w:hideMark/>
          </w:tcPr>
          <w:p w14:paraId="5832073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4.48E-18</w:t>
            </w:r>
          </w:p>
        </w:tc>
        <w:tc>
          <w:tcPr>
            <w:tcW w:w="3740" w:type="dxa"/>
            <w:noWrap/>
            <w:hideMark/>
          </w:tcPr>
          <w:p w14:paraId="124BE74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04F56DC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693A3095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1A67D30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BSR22_01172</w:t>
            </w:r>
          </w:p>
        </w:tc>
        <w:tc>
          <w:tcPr>
            <w:tcW w:w="2125" w:type="dxa"/>
            <w:noWrap/>
            <w:hideMark/>
          </w:tcPr>
          <w:p w14:paraId="1C17A96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Putative uncharacterized protein </w:t>
            </w:r>
          </w:p>
        </w:tc>
        <w:tc>
          <w:tcPr>
            <w:tcW w:w="1096" w:type="dxa"/>
            <w:noWrap/>
            <w:hideMark/>
          </w:tcPr>
          <w:p w14:paraId="52CAC9E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-1.3</w:t>
            </w:r>
          </w:p>
        </w:tc>
        <w:tc>
          <w:tcPr>
            <w:tcW w:w="974" w:type="dxa"/>
            <w:noWrap/>
            <w:hideMark/>
          </w:tcPr>
          <w:p w14:paraId="48B09BE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2.06E-10</w:t>
            </w:r>
          </w:p>
        </w:tc>
        <w:tc>
          <w:tcPr>
            <w:tcW w:w="1276" w:type="dxa"/>
            <w:noWrap/>
            <w:hideMark/>
          </w:tcPr>
          <w:p w14:paraId="3A5ABA5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9.23E-09</w:t>
            </w:r>
          </w:p>
        </w:tc>
        <w:tc>
          <w:tcPr>
            <w:tcW w:w="3740" w:type="dxa"/>
            <w:noWrap/>
            <w:hideMark/>
          </w:tcPr>
          <w:p w14:paraId="45ABCDB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6AFF8FB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284570A4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7866A5C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BSR22_00020</w:t>
            </w:r>
          </w:p>
        </w:tc>
        <w:tc>
          <w:tcPr>
            <w:tcW w:w="2125" w:type="dxa"/>
            <w:noWrap/>
            <w:hideMark/>
          </w:tcPr>
          <w:p w14:paraId="14F1F75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21A9B16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-1.3</w:t>
            </w:r>
          </w:p>
        </w:tc>
        <w:tc>
          <w:tcPr>
            <w:tcW w:w="974" w:type="dxa"/>
            <w:noWrap/>
            <w:hideMark/>
          </w:tcPr>
          <w:p w14:paraId="0606664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0.000000869</w:t>
            </w:r>
          </w:p>
        </w:tc>
        <w:tc>
          <w:tcPr>
            <w:tcW w:w="1276" w:type="dxa"/>
            <w:noWrap/>
            <w:hideMark/>
          </w:tcPr>
          <w:p w14:paraId="3E8E605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0.0000115</w:t>
            </w:r>
          </w:p>
        </w:tc>
        <w:tc>
          <w:tcPr>
            <w:tcW w:w="3740" w:type="dxa"/>
            <w:noWrap/>
            <w:hideMark/>
          </w:tcPr>
          <w:p w14:paraId="7712224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0DB9B44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07319DC1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0AFF188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BSR22_00406</w:t>
            </w:r>
          </w:p>
        </w:tc>
        <w:tc>
          <w:tcPr>
            <w:tcW w:w="2125" w:type="dxa"/>
            <w:noWrap/>
            <w:hideMark/>
          </w:tcPr>
          <w:p w14:paraId="775D8BF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60 </w:t>
            </w: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kDa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chaperonin 2 </w:t>
            </w:r>
          </w:p>
        </w:tc>
        <w:tc>
          <w:tcPr>
            <w:tcW w:w="1096" w:type="dxa"/>
            <w:noWrap/>
            <w:hideMark/>
          </w:tcPr>
          <w:p w14:paraId="5ACEC1F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-1.3</w:t>
            </w:r>
          </w:p>
        </w:tc>
        <w:tc>
          <w:tcPr>
            <w:tcW w:w="974" w:type="dxa"/>
            <w:noWrap/>
            <w:hideMark/>
          </w:tcPr>
          <w:p w14:paraId="48F5098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1.99E-14</w:t>
            </w:r>
          </w:p>
        </w:tc>
        <w:tc>
          <w:tcPr>
            <w:tcW w:w="1276" w:type="dxa"/>
            <w:noWrap/>
            <w:hideMark/>
          </w:tcPr>
          <w:p w14:paraId="7B7AB11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1.92E-12</w:t>
            </w:r>
          </w:p>
        </w:tc>
        <w:tc>
          <w:tcPr>
            <w:tcW w:w="3740" w:type="dxa"/>
            <w:noWrap/>
            <w:hideMark/>
          </w:tcPr>
          <w:p w14:paraId="2CE7C82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Genetic information processing/Chaperones and folding catalysts (Heat shock protein)</w:t>
            </w:r>
          </w:p>
          <w:p w14:paraId="52F60DB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4479940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7873FEA8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157D9F3A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BSR22_00857</w:t>
            </w:r>
          </w:p>
        </w:tc>
        <w:tc>
          <w:tcPr>
            <w:tcW w:w="2125" w:type="dxa"/>
            <w:noWrap/>
            <w:hideMark/>
          </w:tcPr>
          <w:p w14:paraId="0F522AB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RibD-ribG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C-terminal domain-containing protein </w:t>
            </w:r>
          </w:p>
        </w:tc>
        <w:tc>
          <w:tcPr>
            <w:tcW w:w="1096" w:type="dxa"/>
            <w:noWrap/>
            <w:hideMark/>
          </w:tcPr>
          <w:p w14:paraId="5E3CB21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-1.3</w:t>
            </w:r>
          </w:p>
        </w:tc>
        <w:tc>
          <w:tcPr>
            <w:tcW w:w="974" w:type="dxa"/>
            <w:noWrap/>
            <w:hideMark/>
          </w:tcPr>
          <w:p w14:paraId="5989553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2.73E-14</w:t>
            </w:r>
          </w:p>
        </w:tc>
        <w:tc>
          <w:tcPr>
            <w:tcW w:w="1276" w:type="dxa"/>
            <w:noWrap/>
            <w:hideMark/>
          </w:tcPr>
          <w:p w14:paraId="049689D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2.5E-12</w:t>
            </w:r>
          </w:p>
        </w:tc>
        <w:tc>
          <w:tcPr>
            <w:tcW w:w="3740" w:type="dxa"/>
            <w:noWrap/>
            <w:hideMark/>
          </w:tcPr>
          <w:p w14:paraId="1E33417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Metabolism of cofactors and vitamins/vitamin B2 metabolism</w:t>
            </w:r>
          </w:p>
          <w:p w14:paraId="2F645BB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381E2B6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276EABA4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14FD76F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BSR22_00330</w:t>
            </w:r>
          </w:p>
        </w:tc>
        <w:tc>
          <w:tcPr>
            <w:tcW w:w="2125" w:type="dxa"/>
            <w:noWrap/>
            <w:hideMark/>
          </w:tcPr>
          <w:p w14:paraId="5ACA501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1E6EE16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-1.3</w:t>
            </w:r>
          </w:p>
        </w:tc>
        <w:tc>
          <w:tcPr>
            <w:tcW w:w="974" w:type="dxa"/>
            <w:noWrap/>
            <w:hideMark/>
          </w:tcPr>
          <w:p w14:paraId="1EC96FC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0.010213298</w:t>
            </w:r>
          </w:p>
        </w:tc>
        <w:tc>
          <w:tcPr>
            <w:tcW w:w="1276" w:type="dxa"/>
            <w:noWrap/>
            <w:hideMark/>
          </w:tcPr>
          <w:p w14:paraId="30D2E75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0.032019127</w:t>
            </w:r>
          </w:p>
        </w:tc>
        <w:tc>
          <w:tcPr>
            <w:tcW w:w="3740" w:type="dxa"/>
            <w:noWrap/>
            <w:hideMark/>
          </w:tcPr>
          <w:p w14:paraId="26019C3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26D3D3B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23A43B7B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5BBB6BF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BSR22_00019</w:t>
            </w:r>
          </w:p>
        </w:tc>
        <w:tc>
          <w:tcPr>
            <w:tcW w:w="2125" w:type="dxa"/>
            <w:noWrap/>
            <w:hideMark/>
          </w:tcPr>
          <w:p w14:paraId="402A0E8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287CB13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-1.2</w:t>
            </w:r>
          </w:p>
        </w:tc>
        <w:tc>
          <w:tcPr>
            <w:tcW w:w="974" w:type="dxa"/>
            <w:noWrap/>
            <w:hideMark/>
          </w:tcPr>
          <w:p w14:paraId="52A7E9E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0.0000109</w:t>
            </w:r>
          </w:p>
        </w:tc>
        <w:tc>
          <w:tcPr>
            <w:tcW w:w="1276" w:type="dxa"/>
            <w:noWrap/>
            <w:hideMark/>
          </w:tcPr>
          <w:p w14:paraId="0EC4B84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0.000104177</w:t>
            </w:r>
          </w:p>
        </w:tc>
        <w:tc>
          <w:tcPr>
            <w:tcW w:w="3740" w:type="dxa"/>
            <w:noWrap/>
            <w:hideMark/>
          </w:tcPr>
          <w:p w14:paraId="2BDE5D9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0CB8ABD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7715058C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6E8AAD4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BSR22_01598</w:t>
            </w:r>
          </w:p>
        </w:tc>
        <w:tc>
          <w:tcPr>
            <w:tcW w:w="2125" w:type="dxa"/>
            <w:noWrap/>
            <w:hideMark/>
          </w:tcPr>
          <w:p w14:paraId="5925931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Putative chromate transporter </w:t>
            </w:r>
          </w:p>
        </w:tc>
        <w:tc>
          <w:tcPr>
            <w:tcW w:w="1096" w:type="dxa"/>
            <w:noWrap/>
            <w:hideMark/>
          </w:tcPr>
          <w:p w14:paraId="1187E82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-1.2</w:t>
            </w:r>
          </w:p>
        </w:tc>
        <w:tc>
          <w:tcPr>
            <w:tcW w:w="974" w:type="dxa"/>
            <w:noWrap/>
            <w:hideMark/>
          </w:tcPr>
          <w:p w14:paraId="25E1755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8.5E-10</w:t>
            </w:r>
          </w:p>
        </w:tc>
        <w:tc>
          <w:tcPr>
            <w:tcW w:w="1276" w:type="dxa"/>
            <w:noWrap/>
            <w:hideMark/>
          </w:tcPr>
          <w:p w14:paraId="555E356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3.25E-08</w:t>
            </w:r>
          </w:p>
        </w:tc>
        <w:tc>
          <w:tcPr>
            <w:tcW w:w="3740" w:type="dxa"/>
            <w:noWrap/>
            <w:hideMark/>
          </w:tcPr>
          <w:p w14:paraId="1A34C61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Signaling and cellular processes/Transporters inhibition of sulfate transport</w:t>
            </w:r>
          </w:p>
          <w:p w14:paraId="759FD68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0FF64DD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1413F865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7C82C0E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BSR22_01873</w:t>
            </w:r>
          </w:p>
        </w:tc>
        <w:tc>
          <w:tcPr>
            <w:tcW w:w="2125" w:type="dxa"/>
            <w:noWrap/>
            <w:hideMark/>
          </w:tcPr>
          <w:p w14:paraId="3F2F06E7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0A28B38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-1.2</w:t>
            </w:r>
          </w:p>
        </w:tc>
        <w:tc>
          <w:tcPr>
            <w:tcW w:w="974" w:type="dxa"/>
            <w:noWrap/>
            <w:hideMark/>
          </w:tcPr>
          <w:p w14:paraId="567CBD5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0.000105935</w:t>
            </w:r>
          </w:p>
        </w:tc>
        <w:tc>
          <w:tcPr>
            <w:tcW w:w="1276" w:type="dxa"/>
            <w:noWrap/>
            <w:hideMark/>
          </w:tcPr>
          <w:p w14:paraId="0A79081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0.000693873</w:t>
            </w:r>
          </w:p>
        </w:tc>
        <w:tc>
          <w:tcPr>
            <w:tcW w:w="3740" w:type="dxa"/>
            <w:noWrap/>
            <w:hideMark/>
          </w:tcPr>
          <w:p w14:paraId="6037ADB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530F7BF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0BE31353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5D2CF49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BSR22_02099</w:t>
            </w:r>
          </w:p>
        </w:tc>
        <w:tc>
          <w:tcPr>
            <w:tcW w:w="2125" w:type="dxa"/>
            <w:noWrap/>
            <w:hideMark/>
          </w:tcPr>
          <w:p w14:paraId="20B0EE2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3EADDE3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-1.2</w:t>
            </w:r>
          </w:p>
        </w:tc>
        <w:tc>
          <w:tcPr>
            <w:tcW w:w="974" w:type="dxa"/>
            <w:noWrap/>
            <w:hideMark/>
          </w:tcPr>
          <w:p w14:paraId="2F336BE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0.000297228</w:t>
            </w:r>
          </w:p>
        </w:tc>
        <w:tc>
          <w:tcPr>
            <w:tcW w:w="1276" w:type="dxa"/>
            <w:noWrap/>
            <w:hideMark/>
          </w:tcPr>
          <w:p w14:paraId="62BE668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0.001665733</w:t>
            </w:r>
          </w:p>
        </w:tc>
        <w:tc>
          <w:tcPr>
            <w:tcW w:w="3740" w:type="dxa"/>
            <w:noWrap/>
            <w:hideMark/>
          </w:tcPr>
          <w:p w14:paraId="3D7080C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2008C7B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11872E1F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2169081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BSR22_01525</w:t>
            </w:r>
          </w:p>
        </w:tc>
        <w:tc>
          <w:tcPr>
            <w:tcW w:w="2125" w:type="dxa"/>
            <w:noWrap/>
            <w:hideMark/>
          </w:tcPr>
          <w:p w14:paraId="5567D88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0BEBB20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-1.2</w:t>
            </w:r>
          </w:p>
        </w:tc>
        <w:tc>
          <w:tcPr>
            <w:tcW w:w="974" w:type="dxa"/>
            <w:noWrap/>
            <w:hideMark/>
          </w:tcPr>
          <w:p w14:paraId="6C1891D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0.000000219</w:t>
            </w:r>
          </w:p>
        </w:tc>
        <w:tc>
          <w:tcPr>
            <w:tcW w:w="1276" w:type="dxa"/>
            <w:noWrap/>
            <w:hideMark/>
          </w:tcPr>
          <w:p w14:paraId="05A0289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0.00000372</w:t>
            </w:r>
          </w:p>
        </w:tc>
        <w:tc>
          <w:tcPr>
            <w:tcW w:w="3740" w:type="dxa"/>
            <w:noWrap/>
            <w:hideMark/>
          </w:tcPr>
          <w:p w14:paraId="6C42254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409E3C9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02A2DC8E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0A0116C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BSR22_00001</w:t>
            </w:r>
          </w:p>
        </w:tc>
        <w:tc>
          <w:tcPr>
            <w:tcW w:w="2125" w:type="dxa"/>
            <w:noWrap/>
            <w:hideMark/>
          </w:tcPr>
          <w:p w14:paraId="66D2CC7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Tryptophan-rich </w:t>
            </w: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Synechocystis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specie protein</w:t>
            </w:r>
          </w:p>
        </w:tc>
        <w:tc>
          <w:tcPr>
            <w:tcW w:w="1096" w:type="dxa"/>
            <w:noWrap/>
            <w:hideMark/>
          </w:tcPr>
          <w:p w14:paraId="3FFBEA9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-1.2</w:t>
            </w:r>
          </w:p>
        </w:tc>
        <w:tc>
          <w:tcPr>
            <w:tcW w:w="974" w:type="dxa"/>
            <w:noWrap/>
            <w:hideMark/>
          </w:tcPr>
          <w:p w14:paraId="3E62B2F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2.76E-11</w:t>
            </w:r>
          </w:p>
        </w:tc>
        <w:tc>
          <w:tcPr>
            <w:tcW w:w="1276" w:type="dxa"/>
            <w:noWrap/>
            <w:hideMark/>
          </w:tcPr>
          <w:p w14:paraId="6B79667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1.53E-09</w:t>
            </w:r>
          </w:p>
        </w:tc>
        <w:tc>
          <w:tcPr>
            <w:tcW w:w="3740" w:type="dxa"/>
            <w:noWrap/>
            <w:hideMark/>
          </w:tcPr>
          <w:p w14:paraId="2B5D5CF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Signaling and cellular processes/Transporters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37C4594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0A5AE915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3CF3F78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BSR22_01931</w:t>
            </w:r>
          </w:p>
        </w:tc>
        <w:tc>
          <w:tcPr>
            <w:tcW w:w="2125" w:type="dxa"/>
            <w:noWrap/>
            <w:hideMark/>
          </w:tcPr>
          <w:p w14:paraId="766C860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3C5EDF6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1.2</w:t>
            </w:r>
          </w:p>
        </w:tc>
        <w:tc>
          <w:tcPr>
            <w:tcW w:w="974" w:type="dxa"/>
            <w:noWrap/>
            <w:hideMark/>
          </w:tcPr>
          <w:p w14:paraId="1EACA3D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0.000519085</w:t>
            </w:r>
          </w:p>
        </w:tc>
        <w:tc>
          <w:tcPr>
            <w:tcW w:w="1276" w:type="dxa"/>
            <w:noWrap/>
            <w:hideMark/>
          </w:tcPr>
          <w:p w14:paraId="6015745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0.002681695</w:t>
            </w:r>
          </w:p>
        </w:tc>
        <w:tc>
          <w:tcPr>
            <w:tcW w:w="3740" w:type="dxa"/>
            <w:noWrap/>
            <w:hideMark/>
          </w:tcPr>
          <w:p w14:paraId="321E4C7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4F69011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29D94389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5CAC806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BSR22_01544</w:t>
            </w:r>
          </w:p>
        </w:tc>
        <w:tc>
          <w:tcPr>
            <w:tcW w:w="2125" w:type="dxa"/>
            <w:noWrap/>
            <w:hideMark/>
          </w:tcPr>
          <w:p w14:paraId="60C7BF7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Possible DUP family </w:t>
            </w:r>
          </w:p>
        </w:tc>
        <w:tc>
          <w:tcPr>
            <w:tcW w:w="1096" w:type="dxa"/>
            <w:noWrap/>
            <w:hideMark/>
          </w:tcPr>
          <w:p w14:paraId="6A0951A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1.2</w:t>
            </w:r>
          </w:p>
        </w:tc>
        <w:tc>
          <w:tcPr>
            <w:tcW w:w="974" w:type="dxa"/>
            <w:noWrap/>
            <w:hideMark/>
          </w:tcPr>
          <w:p w14:paraId="028F806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0.012567804</w:t>
            </w:r>
          </w:p>
        </w:tc>
        <w:tc>
          <w:tcPr>
            <w:tcW w:w="1276" w:type="dxa"/>
            <w:noWrap/>
            <w:hideMark/>
          </w:tcPr>
          <w:p w14:paraId="563E342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0.03766234</w:t>
            </w:r>
          </w:p>
        </w:tc>
        <w:tc>
          <w:tcPr>
            <w:tcW w:w="3740" w:type="dxa"/>
            <w:noWrap/>
            <w:hideMark/>
          </w:tcPr>
          <w:p w14:paraId="2B64A21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Unclassified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4EABA4AC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082EF7E2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0F00AB9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BSR22_01870</w:t>
            </w:r>
          </w:p>
        </w:tc>
        <w:tc>
          <w:tcPr>
            <w:tcW w:w="2125" w:type="dxa"/>
            <w:noWrap/>
            <w:hideMark/>
          </w:tcPr>
          <w:p w14:paraId="27C2E0D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7A38B26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1.2</w:t>
            </w:r>
          </w:p>
        </w:tc>
        <w:tc>
          <w:tcPr>
            <w:tcW w:w="974" w:type="dxa"/>
            <w:noWrap/>
            <w:hideMark/>
          </w:tcPr>
          <w:p w14:paraId="6C20335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0.003094262</w:t>
            </w:r>
          </w:p>
        </w:tc>
        <w:tc>
          <w:tcPr>
            <w:tcW w:w="1276" w:type="dxa"/>
            <w:noWrap/>
            <w:hideMark/>
          </w:tcPr>
          <w:p w14:paraId="2A5F680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0.012048569</w:t>
            </w:r>
          </w:p>
        </w:tc>
        <w:tc>
          <w:tcPr>
            <w:tcW w:w="3740" w:type="dxa"/>
            <w:noWrap/>
            <w:hideMark/>
          </w:tcPr>
          <w:p w14:paraId="2925B38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2664E84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64FC1EAC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0CE84CA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BSR22_01368</w:t>
            </w:r>
          </w:p>
        </w:tc>
        <w:tc>
          <w:tcPr>
            <w:tcW w:w="2125" w:type="dxa"/>
            <w:noWrap/>
            <w:hideMark/>
          </w:tcPr>
          <w:p w14:paraId="46D17B4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6D745AF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1.2</w:t>
            </w:r>
          </w:p>
        </w:tc>
        <w:tc>
          <w:tcPr>
            <w:tcW w:w="974" w:type="dxa"/>
            <w:noWrap/>
            <w:hideMark/>
          </w:tcPr>
          <w:p w14:paraId="23D2AAB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5.66E-14</w:t>
            </w:r>
          </w:p>
        </w:tc>
        <w:tc>
          <w:tcPr>
            <w:tcW w:w="1276" w:type="dxa"/>
            <w:noWrap/>
            <w:hideMark/>
          </w:tcPr>
          <w:p w14:paraId="63EB36F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4.72E-12</w:t>
            </w:r>
          </w:p>
        </w:tc>
        <w:tc>
          <w:tcPr>
            <w:tcW w:w="3740" w:type="dxa"/>
            <w:noWrap/>
            <w:hideMark/>
          </w:tcPr>
          <w:p w14:paraId="51A8ACC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4EF9ECB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254F9D2E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37318AA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BSR22_00952</w:t>
            </w:r>
          </w:p>
        </w:tc>
        <w:tc>
          <w:tcPr>
            <w:tcW w:w="2125" w:type="dxa"/>
            <w:noWrap/>
            <w:hideMark/>
          </w:tcPr>
          <w:p w14:paraId="02A1A85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Phosphoglycerate kinase </w:t>
            </w:r>
          </w:p>
        </w:tc>
        <w:tc>
          <w:tcPr>
            <w:tcW w:w="1096" w:type="dxa"/>
            <w:noWrap/>
            <w:hideMark/>
          </w:tcPr>
          <w:p w14:paraId="0EC348B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1.2</w:t>
            </w:r>
          </w:p>
        </w:tc>
        <w:tc>
          <w:tcPr>
            <w:tcW w:w="974" w:type="dxa"/>
            <w:noWrap/>
            <w:hideMark/>
          </w:tcPr>
          <w:p w14:paraId="74C8DEF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0.000000164</w:t>
            </w:r>
          </w:p>
        </w:tc>
        <w:tc>
          <w:tcPr>
            <w:tcW w:w="1276" w:type="dxa"/>
            <w:noWrap/>
            <w:hideMark/>
          </w:tcPr>
          <w:p w14:paraId="591F3FD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0.00000289</w:t>
            </w:r>
          </w:p>
        </w:tc>
        <w:tc>
          <w:tcPr>
            <w:tcW w:w="3740" w:type="dxa"/>
            <w:noWrap/>
            <w:hideMark/>
          </w:tcPr>
          <w:p w14:paraId="1EE1E4B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Carbohydrate metabolism/Glycolysis-Gluconeogenesis</w:t>
            </w:r>
          </w:p>
          <w:p w14:paraId="5B101BB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14052B0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2CBCE08A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7A4DC30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BSR22_02063</w:t>
            </w:r>
          </w:p>
        </w:tc>
        <w:tc>
          <w:tcPr>
            <w:tcW w:w="2125" w:type="dxa"/>
            <w:noWrap/>
            <w:hideMark/>
          </w:tcPr>
          <w:p w14:paraId="1440C5A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Pyridoxine 5'-phosphate synthase </w:t>
            </w:r>
          </w:p>
        </w:tc>
        <w:tc>
          <w:tcPr>
            <w:tcW w:w="1096" w:type="dxa"/>
            <w:noWrap/>
            <w:hideMark/>
          </w:tcPr>
          <w:p w14:paraId="13EB824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1.3</w:t>
            </w:r>
          </w:p>
        </w:tc>
        <w:tc>
          <w:tcPr>
            <w:tcW w:w="974" w:type="dxa"/>
            <w:noWrap/>
            <w:hideMark/>
          </w:tcPr>
          <w:p w14:paraId="4CF23CE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2.3E-27</w:t>
            </w:r>
          </w:p>
        </w:tc>
        <w:tc>
          <w:tcPr>
            <w:tcW w:w="1276" w:type="dxa"/>
            <w:noWrap/>
            <w:hideMark/>
          </w:tcPr>
          <w:p w14:paraId="04184D7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2.11E-24</w:t>
            </w:r>
          </w:p>
        </w:tc>
        <w:tc>
          <w:tcPr>
            <w:tcW w:w="3740" w:type="dxa"/>
            <w:noWrap/>
            <w:hideMark/>
          </w:tcPr>
          <w:p w14:paraId="3360308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Metabolism of cofactors and vitamins/Vitamin B6 metabolism</w:t>
            </w:r>
          </w:p>
          <w:p w14:paraId="0C33BA7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37860D6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7E76EEE8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64FEE9D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BSR22_01163</w:t>
            </w:r>
          </w:p>
        </w:tc>
        <w:tc>
          <w:tcPr>
            <w:tcW w:w="2125" w:type="dxa"/>
            <w:noWrap/>
            <w:hideMark/>
          </w:tcPr>
          <w:p w14:paraId="225DE9E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07E2DBA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1.3</w:t>
            </w:r>
          </w:p>
        </w:tc>
        <w:tc>
          <w:tcPr>
            <w:tcW w:w="974" w:type="dxa"/>
            <w:noWrap/>
            <w:hideMark/>
          </w:tcPr>
          <w:p w14:paraId="2511208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3.05E-08</w:t>
            </w:r>
          </w:p>
        </w:tc>
        <w:tc>
          <w:tcPr>
            <w:tcW w:w="1276" w:type="dxa"/>
            <w:noWrap/>
            <w:hideMark/>
          </w:tcPr>
          <w:p w14:paraId="1D19E83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0.000000756</w:t>
            </w:r>
          </w:p>
        </w:tc>
        <w:tc>
          <w:tcPr>
            <w:tcW w:w="3740" w:type="dxa"/>
            <w:noWrap/>
            <w:hideMark/>
          </w:tcPr>
          <w:p w14:paraId="05EE1B3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1A95C36D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4F527458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33B830F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BSR22_01258</w:t>
            </w:r>
          </w:p>
        </w:tc>
        <w:tc>
          <w:tcPr>
            <w:tcW w:w="2125" w:type="dxa"/>
            <w:noWrap/>
            <w:hideMark/>
          </w:tcPr>
          <w:p w14:paraId="3C3B692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4E3D7C1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1.4</w:t>
            </w:r>
          </w:p>
        </w:tc>
        <w:tc>
          <w:tcPr>
            <w:tcW w:w="974" w:type="dxa"/>
            <w:noWrap/>
            <w:hideMark/>
          </w:tcPr>
          <w:p w14:paraId="27CF764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8.25E-15</w:t>
            </w:r>
          </w:p>
        </w:tc>
        <w:tc>
          <w:tcPr>
            <w:tcW w:w="1276" w:type="dxa"/>
            <w:noWrap/>
            <w:hideMark/>
          </w:tcPr>
          <w:p w14:paraId="5CF91A1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8.41E-13</w:t>
            </w:r>
          </w:p>
        </w:tc>
        <w:tc>
          <w:tcPr>
            <w:tcW w:w="3740" w:type="dxa"/>
            <w:noWrap/>
            <w:hideMark/>
          </w:tcPr>
          <w:p w14:paraId="5B69F8A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0B762AB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34EF2707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29462C1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BSR22_01822</w:t>
            </w:r>
          </w:p>
        </w:tc>
        <w:tc>
          <w:tcPr>
            <w:tcW w:w="2125" w:type="dxa"/>
            <w:noWrap/>
            <w:hideMark/>
          </w:tcPr>
          <w:p w14:paraId="041612D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5DDDD3E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1.4</w:t>
            </w:r>
          </w:p>
        </w:tc>
        <w:tc>
          <w:tcPr>
            <w:tcW w:w="974" w:type="dxa"/>
            <w:noWrap/>
            <w:hideMark/>
          </w:tcPr>
          <w:p w14:paraId="2217A3F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1.56E-09</w:t>
            </w:r>
          </w:p>
        </w:tc>
        <w:tc>
          <w:tcPr>
            <w:tcW w:w="1276" w:type="dxa"/>
            <w:noWrap/>
            <w:hideMark/>
          </w:tcPr>
          <w:p w14:paraId="7FFAA43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5.63E-08</w:t>
            </w:r>
          </w:p>
        </w:tc>
        <w:tc>
          <w:tcPr>
            <w:tcW w:w="3740" w:type="dxa"/>
            <w:noWrap/>
            <w:hideMark/>
          </w:tcPr>
          <w:p w14:paraId="4D7A5ECB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6A936DF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71667C21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55B9002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BSR22_01552</w:t>
            </w:r>
          </w:p>
        </w:tc>
        <w:tc>
          <w:tcPr>
            <w:tcW w:w="2125" w:type="dxa"/>
            <w:noWrap/>
            <w:hideMark/>
          </w:tcPr>
          <w:p w14:paraId="35478C0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14D369F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1.4</w:t>
            </w:r>
          </w:p>
        </w:tc>
        <w:tc>
          <w:tcPr>
            <w:tcW w:w="974" w:type="dxa"/>
            <w:noWrap/>
            <w:hideMark/>
          </w:tcPr>
          <w:p w14:paraId="0D9513E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0.00523638</w:t>
            </w:r>
          </w:p>
        </w:tc>
        <w:tc>
          <w:tcPr>
            <w:tcW w:w="1276" w:type="dxa"/>
            <w:noWrap/>
            <w:hideMark/>
          </w:tcPr>
          <w:p w14:paraId="2B286ED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0.018539615</w:t>
            </w:r>
          </w:p>
        </w:tc>
        <w:tc>
          <w:tcPr>
            <w:tcW w:w="3740" w:type="dxa"/>
            <w:noWrap/>
            <w:hideMark/>
          </w:tcPr>
          <w:p w14:paraId="4930E84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744AB74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6D564B7F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03B4EDB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BSR22_00839</w:t>
            </w:r>
          </w:p>
        </w:tc>
        <w:tc>
          <w:tcPr>
            <w:tcW w:w="2125" w:type="dxa"/>
            <w:noWrap/>
            <w:hideMark/>
          </w:tcPr>
          <w:p w14:paraId="4F100C00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35A92E46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974" w:type="dxa"/>
            <w:noWrap/>
            <w:hideMark/>
          </w:tcPr>
          <w:p w14:paraId="3660F7D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0.000000134</w:t>
            </w:r>
          </w:p>
        </w:tc>
        <w:tc>
          <w:tcPr>
            <w:tcW w:w="1276" w:type="dxa"/>
            <w:noWrap/>
            <w:hideMark/>
          </w:tcPr>
          <w:p w14:paraId="4110C6B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0.00000254</w:t>
            </w:r>
          </w:p>
        </w:tc>
        <w:tc>
          <w:tcPr>
            <w:tcW w:w="3740" w:type="dxa"/>
            <w:noWrap/>
            <w:hideMark/>
          </w:tcPr>
          <w:p w14:paraId="3BA49C5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350DCBF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69BD2AFE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229B2AA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BSR22_01608</w:t>
            </w:r>
          </w:p>
        </w:tc>
        <w:tc>
          <w:tcPr>
            <w:tcW w:w="2125" w:type="dxa"/>
            <w:noWrap/>
            <w:hideMark/>
          </w:tcPr>
          <w:p w14:paraId="35BFB7C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16FB5F1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974" w:type="dxa"/>
            <w:noWrap/>
            <w:hideMark/>
          </w:tcPr>
          <w:p w14:paraId="447A9AA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9.49E-24</w:t>
            </w:r>
          </w:p>
        </w:tc>
        <w:tc>
          <w:tcPr>
            <w:tcW w:w="1276" w:type="dxa"/>
            <w:noWrap/>
            <w:hideMark/>
          </w:tcPr>
          <w:p w14:paraId="2E8B576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4.35E-21</w:t>
            </w:r>
          </w:p>
        </w:tc>
        <w:tc>
          <w:tcPr>
            <w:tcW w:w="3740" w:type="dxa"/>
            <w:noWrap/>
            <w:hideMark/>
          </w:tcPr>
          <w:p w14:paraId="32A4CB62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771B3495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5097CEDD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19273DA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BSR22_00027</w:t>
            </w:r>
          </w:p>
        </w:tc>
        <w:tc>
          <w:tcPr>
            <w:tcW w:w="2125" w:type="dxa"/>
            <w:noWrap/>
            <w:hideMark/>
          </w:tcPr>
          <w:p w14:paraId="1174C7F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4827630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1.6</w:t>
            </w:r>
          </w:p>
        </w:tc>
        <w:tc>
          <w:tcPr>
            <w:tcW w:w="974" w:type="dxa"/>
            <w:noWrap/>
            <w:hideMark/>
          </w:tcPr>
          <w:p w14:paraId="2A100F9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9.92E-08</w:t>
            </w:r>
          </w:p>
        </w:tc>
        <w:tc>
          <w:tcPr>
            <w:tcW w:w="1276" w:type="dxa"/>
            <w:noWrap/>
            <w:hideMark/>
          </w:tcPr>
          <w:p w14:paraId="4533D9B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0.00000196</w:t>
            </w:r>
          </w:p>
        </w:tc>
        <w:tc>
          <w:tcPr>
            <w:tcW w:w="3740" w:type="dxa"/>
            <w:noWrap/>
            <w:hideMark/>
          </w:tcPr>
          <w:p w14:paraId="71343FF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7C868B38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6CEF7201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6AE7E74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BSR22_00883</w:t>
            </w:r>
          </w:p>
        </w:tc>
        <w:tc>
          <w:tcPr>
            <w:tcW w:w="2125" w:type="dxa"/>
            <w:noWrap/>
            <w:hideMark/>
          </w:tcPr>
          <w:p w14:paraId="5DA147D8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Possible Signal peptide binding domain-containing protein </w:t>
            </w:r>
          </w:p>
        </w:tc>
        <w:tc>
          <w:tcPr>
            <w:tcW w:w="1096" w:type="dxa"/>
            <w:noWrap/>
            <w:hideMark/>
          </w:tcPr>
          <w:p w14:paraId="0F4DFF6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1.6</w:t>
            </w:r>
          </w:p>
        </w:tc>
        <w:tc>
          <w:tcPr>
            <w:tcW w:w="974" w:type="dxa"/>
            <w:noWrap/>
            <w:hideMark/>
          </w:tcPr>
          <w:p w14:paraId="3E4C4619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0.000559787</w:t>
            </w:r>
          </w:p>
        </w:tc>
        <w:tc>
          <w:tcPr>
            <w:tcW w:w="1276" w:type="dxa"/>
            <w:noWrap/>
            <w:hideMark/>
          </w:tcPr>
          <w:p w14:paraId="0F29F69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0.002820465</w:t>
            </w:r>
          </w:p>
        </w:tc>
        <w:tc>
          <w:tcPr>
            <w:tcW w:w="3740" w:type="dxa"/>
            <w:noWrap/>
            <w:hideMark/>
          </w:tcPr>
          <w:p w14:paraId="57E5B99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Genetic Information Processing/Folding, sorting and degradation/Protein export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230E0C02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3CE25556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38F582EE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BSR22_01930</w:t>
            </w:r>
          </w:p>
        </w:tc>
        <w:tc>
          <w:tcPr>
            <w:tcW w:w="2125" w:type="dxa"/>
            <w:noWrap/>
            <w:hideMark/>
          </w:tcPr>
          <w:p w14:paraId="3DACB3F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Possible Photosystem II reaction </w:t>
            </w: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centre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N </w:t>
            </w:r>
            <w:proofErr w:type="spellStart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prot</w:t>
            </w:r>
            <w:proofErr w:type="spellEnd"/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096" w:type="dxa"/>
            <w:noWrap/>
            <w:hideMark/>
          </w:tcPr>
          <w:p w14:paraId="2580B37E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1.6</w:t>
            </w:r>
          </w:p>
        </w:tc>
        <w:tc>
          <w:tcPr>
            <w:tcW w:w="974" w:type="dxa"/>
            <w:noWrap/>
            <w:hideMark/>
          </w:tcPr>
          <w:p w14:paraId="5572BB6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0.000000122</w:t>
            </w:r>
          </w:p>
        </w:tc>
        <w:tc>
          <w:tcPr>
            <w:tcW w:w="1276" w:type="dxa"/>
            <w:noWrap/>
            <w:hideMark/>
          </w:tcPr>
          <w:p w14:paraId="2D8CDF2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0.00000233</w:t>
            </w:r>
          </w:p>
        </w:tc>
        <w:tc>
          <w:tcPr>
            <w:tcW w:w="3740" w:type="dxa"/>
            <w:noWrap/>
            <w:hideMark/>
          </w:tcPr>
          <w:p w14:paraId="10588DA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Energy metabolism/Photosynthesis/Photosystem II/Repairing PSII reaction centers during photoinhibition</w:t>
            </w:r>
          </w:p>
          <w:p w14:paraId="303E9D34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6D21987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2B4E738F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51F08AE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BSR22_00029</w:t>
            </w:r>
          </w:p>
        </w:tc>
        <w:tc>
          <w:tcPr>
            <w:tcW w:w="2125" w:type="dxa"/>
            <w:noWrap/>
            <w:hideMark/>
          </w:tcPr>
          <w:p w14:paraId="140D7E69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64B7485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2.2</w:t>
            </w:r>
          </w:p>
        </w:tc>
        <w:tc>
          <w:tcPr>
            <w:tcW w:w="974" w:type="dxa"/>
            <w:noWrap/>
            <w:hideMark/>
          </w:tcPr>
          <w:p w14:paraId="665F861A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0.001411092</w:t>
            </w:r>
          </w:p>
        </w:tc>
        <w:tc>
          <w:tcPr>
            <w:tcW w:w="1276" w:type="dxa"/>
            <w:noWrap/>
            <w:hideMark/>
          </w:tcPr>
          <w:p w14:paraId="79A8726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0.006266206</w:t>
            </w:r>
          </w:p>
        </w:tc>
        <w:tc>
          <w:tcPr>
            <w:tcW w:w="3740" w:type="dxa"/>
            <w:noWrap/>
            <w:hideMark/>
          </w:tcPr>
          <w:p w14:paraId="4E38D266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74EC60E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40F32C7E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7BB3EF51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BSR22_00028</w:t>
            </w:r>
          </w:p>
        </w:tc>
        <w:tc>
          <w:tcPr>
            <w:tcW w:w="2125" w:type="dxa"/>
            <w:noWrap/>
            <w:hideMark/>
          </w:tcPr>
          <w:p w14:paraId="40F0E35F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744F918B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2.2</w:t>
            </w:r>
          </w:p>
        </w:tc>
        <w:tc>
          <w:tcPr>
            <w:tcW w:w="974" w:type="dxa"/>
            <w:noWrap/>
            <w:hideMark/>
          </w:tcPr>
          <w:p w14:paraId="2B8F8020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0.000000549</w:t>
            </w:r>
          </w:p>
        </w:tc>
        <w:tc>
          <w:tcPr>
            <w:tcW w:w="1276" w:type="dxa"/>
            <w:noWrap/>
            <w:hideMark/>
          </w:tcPr>
          <w:p w14:paraId="3B33249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0.00000781</w:t>
            </w:r>
          </w:p>
        </w:tc>
        <w:tc>
          <w:tcPr>
            <w:tcW w:w="3740" w:type="dxa"/>
            <w:noWrap/>
            <w:hideMark/>
          </w:tcPr>
          <w:p w14:paraId="340E9975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2F21DB9F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  <w:tr w:rsidR="008521B2" w:rsidRPr="003630E5" w14:paraId="43AAD2D1" w14:textId="77777777" w:rsidTr="008521B2">
        <w:trPr>
          <w:trHeight w:val="300"/>
        </w:trPr>
        <w:tc>
          <w:tcPr>
            <w:tcW w:w="1279" w:type="dxa"/>
            <w:tcBorders>
              <w:left w:val="nil"/>
            </w:tcBorders>
            <w:noWrap/>
            <w:hideMark/>
          </w:tcPr>
          <w:p w14:paraId="4BFEAD6C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BSR22_00055</w:t>
            </w:r>
          </w:p>
        </w:tc>
        <w:tc>
          <w:tcPr>
            <w:tcW w:w="2125" w:type="dxa"/>
            <w:noWrap/>
            <w:hideMark/>
          </w:tcPr>
          <w:p w14:paraId="044FE54D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096" w:type="dxa"/>
            <w:noWrap/>
            <w:hideMark/>
          </w:tcPr>
          <w:p w14:paraId="081C5F04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2.4</w:t>
            </w:r>
          </w:p>
        </w:tc>
        <w:tc>
          <w:tcPr>
            <w:tcW w:w="974" w:type="dxa"/>
            <w:noWrap/>
            <w:hideMark/>
          </w:tcPr>
          <w:p w14:paraId="4375DE17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1.88E-10</w:t>
            </w:r>
          </w:p>
        </w:tc>
        <w:tc>
          <w:tcPr>
            <w:tcW w:w="1276" w:type="dxa"/>
            <w:noWrap/>
            <w:hideMark/>
          </w:tcPr>
          <w:p w14:paraId="1BD5F6B1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8.62E-09</w:t>
            </w:r>
          </w:p>
        </w:tc>
        <w:tc>
          <w:tcPr>
            <w:tcW w:w="3740" w:type="dxa"/>
            <w:noWrap/>
            <w:hideMark/>
          </w:tcPr>
          <w:p w14:paraId="7A65B213" w14:textId="77777777" w:rsidR="00CD31C3" w:rsidRPr="003630E5" w:rsidRDefault="00CD31C3" w:rsidP="008521B2">
            <w:pP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 xml:space="preserve">Uncharacterized protein </w:t>
            </w:r>
          </w:p>
        </w:tc>
        <w:tc>
          <w:tcPr>
            <w:tcW w:w="1173" w:type="dxa"/>
            <w:tcBorders>
              <w:right w:val="nil"/>
            </w:tcBorders>
            <w:noWrap/>
            <w:hideMark/>
          </w:tcPr>
          <w:p w14:paraId="2A6D7193" w14:textId="77777777" w:rsidR="00CD31C3" w:rsidRPr="003630E5" w:rsidRDefault="00CD31C3" w:rsidP="008521B2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</w:pPr>
            <w:r w:rsidRPr="003630E5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</w:rPr>
              <w:t>30</w:t>
            </w:r>
          </w:p>
        </w:tc>
      </w:tr>
    </w:tbl>
    <w:p w14:paraId="2113E430" w14:textId="77777777" w:rsidR="00CD31C3" w:rsidRPr="007D7358" w:rsidRDefault="00CD31C3" w:rsidP="00CD31C3">
      <w:pPr>
        <w:spacing w:line="480" w:lineRule="auto"/>
        <w:jc w:val="both"/>
        <w:rPr>
          <w:rFonts w:asciiTheme="majorBidi" w:hAnsiTheme="majorBidi" w:cstheme="majorBidi"/>
        </w:rPr>
      </w:pPr>
    </w:p>
    <w:p w14:paraId="78D61D0D" w14:textId="77777777" w:rsidR="00CD31C3" w:rsidRPr="007D7358" w:rsidRDefault="00CD31C3" w:rsidP="00CD31C3">
      <w:pPr>
        <w:rPr>
          <w:rFonts w:asciiTheme="majorBidi" w:hAnsiTheme="majorBidi" w:cstheme="majorBidi"/>
        </w:rPr>
      </w:pPr>
    </w:p>
    <w:p w14:paraId="5E538A3A" w14:textId="3826136B" w:rsidR="007A58B9" w:rsidRDefault="007A58B9">
      <w:pPr>
        <w:rPr>
          <w:ins w:id="1" w:author="Abbrar Labban" w:date="2022-09-12T05:39:00Z"/>
          <w:rFonts w:ascii="Times New Roman" w:hAnsi="Times New Roman" w:cs="Times New Roman"/>
        </w:rPr>
      </w:pPr>
    </w:p>
    <w:p w14:paraId="27C3D194" w14:textId="1E4BEF36" w:rsidR="009F1BFC" w:rsidRDefault="009F1BFC">
      <w:pPr>
        <w:rPr>
          <w:rFonts w:ascii="Times New Roman" w:hAnsi="Times New Roman" w:cs="Times New Roman"/>
        </w:rPr>
      </w:pPr>
    </w:p>
    <w:p w14:paraId="6224B94A" w14:textId="35E54172" w:rsidR="009F1BFC" w:rsidRDefault="009F1BFC">
      <w:pPr>
        <w:rPr>
          <w:rFonts w:ascii="Times New Roman" w:hAnsi="Times New Roman" w:cs="Times New Roman"/>
        </w:rPr>
      </w:pPr>
    </w:p>
    <w:p w14:paraId="370C8C07" w14:textId="7764CBAC" w:rsidR="009F1BFC" w:rsidRDefault="009F1BFC">
      <w:pPr>
        <w:rPr>
          <w:rFonts w:ascii="Times New Roman" w:hAnsi="Times New Roman" w:cs="Times New Roman"/>
        </w:rPr>
      </w:pPr>
    </w:p>
    <w:p w14:paraId="70E66B3C" w14:textId="52ACD069" w:rsidR="009F1BFC" w:rsidRDefault="009F1BFC">
      <w:pPr>
        <w:rPr>
          <w:rFonts w:ascii="Times New Roman" w:hAnsi="Times New Roman" w:cs="Times New Roman"/>
        </w:rPr>
      </w:pPr>
    </w:p>
    <w:p w14:paraId="4AC43079" w14:textId="6384741C" w:rsidR="009F1BFC" w:rsidRDefault="009F1BFC">
      <w:pPr>
        <w:rPr>
          <w:rFonts w:ascii="Times New Roman" w:hAnsi="Times New Roman" w:cs="Times New Roman"/>
        </w:rPr>
      </w:pPr>
    </w:p>
    <w:p w14:paraId="6B67546C" w14:textId="761EB5E8" w:rsidR="009F1BFC" w:rsidRDefault="009F1BFC">
      <w:pPr>
        <w:rPr>
          <w:rFonts w:ascii="Times New Roman" w:hAnsi="Times New Roman" w:cs="Times New Roman"/>
        </w:rPr>
      </w:pPr>
    </w:p>
    <w:p w14:paraId="13357D18" w14:textId="060CC648" w:rsidR="009F1BFC" w:rsidRDefault="009F1BFC">
      <w:pPr>
        <w:rPr>
          <w:rFonts w:ascii="Times New Roman" w:hAnsi="Times New Roman" w:cs="Times New Roman"/>
        </w:rPr>
      </w:pPr>
    </w:p>
    <w:p w14:paraId="331F735A" w14:textId="58990A34" w:rsidR="009F1BFC" w:rsidRDefault="009F1BFC">
      <w:pPr>
        <w:rPr>
          <w:rFonts w:ascii="Times New Roman" w:hAnsi="Times New Roman" w:cs="Times New Roman"/>
        </w:rPr>
      </w:pPr>
    </w:p>
    <w:p w14:paraId="022943D0" w14:textId="041B2AA7" w:rsidR="009F1BFC" w:rsidRDefault="009F1BFC">
      <w:pPr>
        <w:rPr>
          <w:rFonts w:ascii="Times New Roman" w:hAnsi="Times New Roman" w:cs="Times New Roman"/>
        </w:rPr>
      </w:pPr>
    </w:p>
    <w:p w14:paraId="214002F7" w14:textId="2FBE9457" w:rsidR="009F1BFC" w:rsidRDefault="009F1BFC">
      <w:pPr>
        <w:rPr>
          <w:rFonts w:ascii="Times New Roman" w:hAnsi="Times New Roman" w:cs="Times New Roman"/>
        </w:rPr>
      </w:pPr>
    </w:p>
    <w:p w14:paraId="3D4D974C" w14:textId="64B21DF4" w:rsidR="009F1BFC" w:rsidRDefault="009F1BFC">
      <w:pPr>
        <w:rPr>
          <w:rFonts w:ascii="Times New Roman" w:hAnsi="Times New Roman" w:cs="Times New Roman"/>
        </w:rPr>
      </w:pPr>
    </w:p>
    <w:p w14:paraId="20340BFC" w14:textId="07BC7D12" w:rsidR="009F1BFC" w:rsidRDefault="009F1BFC">
      <w:pPr>
        <w:rPr>
          <w:rFonts w:ascii="Times New Roman" w:hAnsi="Times New Roman" w:cs="Times New Roman"/>
        </w:rPr>
      </w:pPr>
    </w:p>
    <w:p w14:paraId="6516C9B1" w14:textId="3644874F" w:rsidR="009F1BFC" w:rsidRDefault="009F1BFC">
      <w:pPr>
        <w:rPr>
          <w:rFonts w:ascii="Times New Roman" w:hAnsi="Times New Roman" w:cs="Times New Roman"/>
        </w:rPr>
      </w:pPr>
    </w:p>
    <w:p w14:paraId="7E07ACC6" w14:textId="5B795E40" w:rsidR="009F1BFC" w:rsidRDefault="009F1BFC">
      <w:pPr>
        <w:rPr>
          <w:rFonts w:ascii="Times New Roman" w:hAnsi="Times New Roman" w:cs="Times New Roman"/>
        </w:rPr>
      </w:pPr>
    </w:p>
    <w:p w14:paraId="5A21AADE" w14:textId="58A4FCE2" w:rsidR="009F1BFC" w:rsidRDefault="009F1BFC">
      <w:pPr>
        <w:rPr>
          <w:rFonts w:ascii="Times New Roman" w:hAnsi="Times New Roman" w:cs="Times New Roman"/>
        </w:rPr>
      </w:pPr>
    </w:p>
    <w:p w14:paraId="4C865C11" w14:textId="5986DC94" w:rsidR="009F1BFC" w:rsidRDefault="009F1BFC">
      <w:pPr>
        <w:rPr>
          <w:rFonts w:ascii="Times New Roman" w:hAnsi="Times New Roman" w:cs="Times New Roman"/>
        </w:rPr>
      </w:pPr>
    </w:p>
    <w:p w14:paraId="25C902E4" w14:textId="2B80B899" w:rsidR="009F1BFC" w:rsidRDefault="009F1BFC">
      <w:pPr>
        <w:rPr>
          <w:rFonts w:ascii="Times New Roman" w:hAnsi="Times New Roman" w:cs="Times New Roman"/>
        </w:rPr>
      </w:pPr>
    </w:p>
    <w:p w14:paraId="0436A246" w14:textId="3EFBFEFE" w:rsidR="009F1BFC" w:rsidRDefault="009F1BFC">
      <w:pPr>
        <w:rPr>
          <w:rFonts w:ascii="Times New Roman" w:hAnsi="Times New Roman" w:cs="Times New Roman"/>
        </w:rPr>
      </w:pPr>
    </w:p>
    <w:p w14:paraId="64722C84" w14:textId="0B22A06B" w:rsidR="009F1BFC" w:rsidRDefault="009F1BFC">
      <w:pPr>
        <w:rPr>
          <w:rFonts w:ascii="Times New Roman" w:hAnsi="Times New Roman" w:cs="Times New Roman"/>
        </w:rPr>
      </w:pPr>
    </w:p>
    <w:p w14:paraId="4A70E1E4" w14:textId="6796CA6F" w:rsidR="009F1BFC" w:rsidRDefault="009F1BFC">
      <w:pPr>
        <w:rPr>
          <w:rFonts w:ascii="Times New Roman" w:hAnsi="Times New Roman" w:cs="Times New Roman"/>
        </w:rPr>
      </w:pPr>
    </w:p>
    <w:p w14:paraId="1EE0DFAA" w14:textId="33F14058" w:rsidR="009F1BFC" w:rsidRDefault="009F1BFC">
      <w:pPr>
        <w:rPr>
          <w:rFonts w:ascii="Times New Roman" w:hAnsi="Times New Roman" w:cs="Times New Roman"/>
        </w:rPr>
      </w:pPr>
    </w:p>
    <w:p w14:paraId="493E43AA" w14:textId="74B6A679" w:rsidR="009F1BFC" w:rsidRDefault="009F1BFC">
      <w:pPr>
        <w:rPr>
          <w:rFonts w:ascii="Times New Roman" w:hAnsi="Times New Roman" w:cs="Times New Roman"/>
        </w:rPr>
      </w:pPr>
    </w:p>
    <w:p w14:paraId="1E1D685F" w14:textId="6939B417" w:rsidR="009F1BFC" w:rsidRDefault="009F1BFC">
      <w:pPr>
        <w:rPr>
          <w:rFonts w:ascii="Times New Roman" w:hAnsi="Times New Roman" w:cs="Times New Roman"/>
        </w:rPr>
      </w:pPr>
    </w:p>
    <w:p w14:paraId="65BEBD4E" w14:textId="41E72CE6" w:rsidR="009F1BFC" w:rsidRDefault="009F1BFC">
      <w:pPr>
        <w:rPr>
          <w:rFonts w:ascii="Times New Roman" w:hAnsi="Times New Roman" w:cs="Times New Roman"/>
        </w:rPr>
      </w:pPr>
    </w:p>
    <w:p w14:paraId="5CB2454D" w14:textId="3E197B55" w:rsidR="009F1BFC" w:rsidRDefault="009F1BFC">
      <w:pPr>
        <w:rPr>
          <w:rFonts w:ascii="Times New Roman" w:hAnsi="Times New Roman" w:cs="Times New Roman"/>
        </w:rPr>
      </w:pPr>
    </w:p>
    <w:p w14:paraId="729D35FB" w14:textId="142CD0AD" w:rsidR="009F1BFC" w:rsidRDefault="009F1BFC">
      <w:pPr>
        <w:rPr>
          <w:rFonts w:ascii="Times New Roman" w:hAnsi="Times New Roman" w:cs="Times New Roman"/>
        </w:rPr>
      </w:pPr>
    </w:p>
    <w:p w14:paraId="164E454E" w14:textId="53C58D9D" w:rsidR="009F1BFC" w:rsidRDefault="009F1BFC">
      <w:pPr>
        <w:rPr>
          <w:rFonts w:ascii="Times New Roman" w:hAnsi="Times New Roman" w:cs="Times New Roman"/>
        </w:rPr>
      </w:pPr>
    </w:p>
    <w:p w14:paraId="5CD6966D" w14:textId="2F55BDFF" w:rsidR="009F1BFC" w:rsidRDefault="009F1BFC">
      <w:pPr>
        <w:rPr>
          <w:rFonts w:ascii="Times New Roman" w:hAnsi="Times New Roman" w:cs="Times New Roman"/>
        </w:rPr>
      </w:pPr>
    </w:p>
    <w:p w14:paraId="0766B6C8" w14:textId="0A7ED3A7" w:rsidR="009F1BFC" w:rsidRDefault="009F1BFC">
      <w:pPr>
        <w:rPr>
          <w:rFonts w:ascii="Times New Roman" w:hAnsi="Times New Roman" w:cs="Times New Roman"/>
        </w:rPr>
      </w:pPr>
    </w:p>
    <w:p w14:paraId="3E8A5B99" w14:textId="5CE8E3AF" w:rsidR="009F1BFC" w:rsidRDefault="009F1BFC">
      <w:pPr>
        <w:rPr>
          <w:rFonts w:ascii="Times New Roman" w:hAnsi="Times New Roman" w:cs="Times New Roman"/>
        </w:rPr>
      </w:pPr>
    </w:p>
    <w:p w14:paraId="6D738803" w14:textId="0435DA52" w:rsidR="009F1BFC" w:rsidRDefault="009F1BFC">
      <w:pPr>
        <w:rPr>
          <w:rFonts w:ascii="Times New Roman" w:hAnsi="Times New Roman" w:cs="Times New Roman"/>
        </w:rPr>
      </w:pPr>
    </w:p>
    <w:p w14:paraId="21053FC0" w14:textId="616B78EC" w:rsidR="009F1BFC" w:rsidRDefault="009F1BFC">
      <w:pPr>
        <w:rPr>
          <w:rFonts w:ascii="Times New Roman" w:hAnsi="Times New Roman" w:cs="Times New Roman"/>
        </w:rPr>
      </w:pPr>
    </w:p>
    <w:p w14:paraId="730ADD35" w14:textId="77777777" w:rsidR="009F1BFC" w:rsidRDefault="009F1BFC">
      <w:pPr>
        <w:rPr>
          <w:rFonts w:ascii="Times New Roman" w:hAnsi="Times New Roman" w:cs="Times New Roman"/>
        </w:rPr>
      </w:pPr>
    </w:p>
    <w:p w14:paraId="41FC3519" w14:textId="77777777" w:rsidR="00CD31C3" w:rsidRDefault="00CD31C3">
      <w:pPr>
        <w:rPr>
          <w:rFonts w:ascii="Times New Roman" w:hAnsi="Times New Roman" w:cs="Times New Roman"/>
        </w:rPr>
      </w:pPr>
    </w:p>
    <w:p w14:paraId="45EAC436" w14:textId="0DF43071" w:rsidR="007A58B9" w:rsidRDefault="009677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6BF31D04" wp14:editId="2C43DB8B">
                <wp:simplePos x="0" y="0"/>
                <wp:positionH relativeFrom="column">
                  <wp:posOffset>2208</wp:posOffset>
                </wp:positionH>
                <wp:positionV relativeFrom="paragraph">
                  <wp:posOffset>179286</wp:posOffset>
                </wp:positionV>
                <wp:extent cx="5478145" cy="4233545"/>
                <wp:effectExtent l="0" t="0" r="0" b="0"/>
                <wp:wrapNone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8145" cy="4233545"/>
                          <a:chOff x="23774" y="0"/>
                          <a:chExt cx="5478145" cy="4233545"/>
                        </a:xfrm>
                      </wpg:grpSpPr>
                      <pic:pic xmlns:pic="http://schemas.openxmlformats.org/drawingml/2006/picture">
                        <pic:nvPicPr>
                          <pic:cNvPr id="16" name="Picture 16" descr="Macintosh HD:Users:labbanah:Desktop:Second paper:EMI_2:Fig S1_APR0822.tiff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774" y="0"/>
                            <a:ext cx="5478145" cy="4233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1" name="Text Box 31"/>
                        <wps:cNvSpPr txBox="1"/>
                        <wps:spPr>
                          <a:xfrm rot="16200000">
                            <a:off x="-322112" y="1441880"/>
                            <a:ext cx="921298" cy="2295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C3465BA" w14:textId="77777777" w:rsidR="009677C3" w:rsidRPr="00FA35C5" w:rsidRDefault="009677C3" w:rsidP="009677C3">
                              <w:pPr>
                                <w:rPr>
                                  <w:rFonts w:asciiTheme="minorBidi" w:hAnsiTheme="minorBidi"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 w:rsidRPr="00FA35C5">
                                <w:rPr>
                                  <w:rFonts w:asciiTheme="minorBidi" w:hAnsiTheme="minorBidi"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 xml:space="preserve">(Cells mL </w:t>
                              </w:r>
                              <w:r w:rsidRPr="00FA35C5">
                                <w:rPr>
                                  <w:rFonts w:asciiTheme="minorBidi" w:hAnsiTheme="minorBidi"/>
                                  <w:color w:val="262626" w:themeColor="text1" w:themeTint="D9"/>
                                  <w:sz w:val="18"/>
                                  <w:szCs w:val="18"/>
                                  <w:vertAlign w:val="superscript"/>
                                </w:rPr>
                                <w:t>-1</w:t>
                              </w:r>
                              <w:r w:rsidRPr="00FA35C5">
                                <w:rPr>
                                  <w:rFonts w:asciiTheme="minorBidi" w:hAnsiTheme="minorBidi"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BF31D04" id="Group 32" o:spid="_x0000_s1027" style="position:absolute;margin-left:.15pt;margin-top:14.1pt;width:431.35pt;height:333.35pt;z-index:251697152;mso-width-relative:margin" coordorigin="237" coordsize="54781,42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" o:spid="_x0000_s1028" type="#_x0000_t75" alt="Macintosh HD:Users:labbanah:Desktop:Second paper:EMI_2:Fig S1_APR0822.tiff" style="position:absolute;left:237;width:54782;height:42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">
                  <v:imagedata r:id="rId7" o:title="Fig S1_APR0822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1" o:spid="_x0000_s1029" type="#_x0000_t202" style="position:absolute;left:-3222;top:14418;width:9213;height:2295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" fillcolor="white [3201]" stroked="f" strokeweight=".5pt">
                  <v:textbox>
                    <w:txbxContent>
                      <w:p w14:paraId="7C3465BA" w14:textId="77777777" w:rsidR="009677C3" w:rsidRPr="00FA35C5" w:rsidRDefault="009677C3" w:rsidP="009677C3">
                        <w:pPr>
                          <w:rPr>
                            <w:rFonts w:asciiTheme="minorBidi" w:hAnsiTheme="minorBidi"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 w:rsidRPr="00FA35C5">
                          <w:rPr>
                            <w:rFonts w:asciiTheme="minorBidi" w:hAnsiTheme="minorBidi"/>
                            <w:color w:val="262626" w:themeColor="text1" w:themeTint="D9"/>
                            <w:sz w:val="18"/>
                            <w:szCs w:val="18"/>
                          </w:rPr>
                          <w:t xml:space="preserve">(Cells mL </w:t>
                        </w:r>
                        <w:r w:rsidRPr="00FA35C5">
                          <w:rPr>
                            <w:rFonts w:asciiTheme="minorBidi" w:hAnsiTheme="minorBidi"/>
                            <w:color w:val="262626" w:themeColor="text1" w:themeTint="D9"/>
                            <w:sz w:val="18"/>
                            <w:szCs w:val="18"/>
                            <w:vertAlign w:val="superscript"/>
                          </w:rPr>
                          <w:t>-1</w:t>
                        </w:r>
                        <w:r w:rsidRPr="00FA35C5">
                          <w:rPr>
                            <w:rFonts w:asciiTheme="minorBidi" w:hAnsiTheme="minorBidi"/>
                            <w:color w:val="262626" w:themeColor="text1" w:themeTint="D9"/>
                            <w:sz w:val="18"/>
                            <w:szCs w:val="18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A763018" w14:textId="0304B36B" w:rsidR="00347CB9" w:rsidRPr="005372BC" w:rsidRDefault="00347CB9">
      <w:pPr>
        <w:rPr>
          <w:rFonts w:ascii="Times New Roman" w:hAnsi="Times New Roman" w:cs="Times New Roman"/>
        </w:rPr>
      </w:pPr>
    </w:p>
    <w:p w14:paraId="031FF8D1" w14:textId="77777777" w:rsidR="00051074" w:rsidRDefault="00051074"/>
    <w:p w14:paraId="7C991335" w14:textId="77777777" w:rsidR="00051074" w:rsidRDefault="00051074"/>
    <w:p w14:paraId="1782DBAF" w14:textId="126BC0D3" w:rsidR="00051074" w:rsidRDefault="00051074"/>
    <w:p w14:paraId="123283B2" w14:textId="7A80F9DC" w:rsidR="00051074" w:rsidRDefault="00051074"/>
    <w:p w14:paraId="36F30334" w14:textId="3E598F6A" w:rsidR="00051074" w:rsidRDefault="00051074"/>
    <w:p w14:paraId="23CEBCEE" w14:textId="40D619E2" w:rsidR="00051074" w:rsidRDefault="00051074"/>
    <w:p w14:paraId="4D32C489" w14:textId="57568F95" w:rsidR="00051074" w:rsidRDefault="00051074"/>
    <w:p w14:paraId="2FAA9FF3" w14:textId="77777777" w:rsidR="00051074" w:rsidRDefault="00051074"/>
    <w:p w14:paraId="3FC7017F" w14:textId="77777777" w:rsidR="00051074" w:rsidRDefault="00051074"/>
    <w:p w14:paraId="50914545" w14:textId="77777777" w:rsidR="00051074" w:rsidRDefault="00051074"/>
    <w:p w14:paraId="701B43A0" w14:textId="77777777" w:rsidR="00AA2C25" w:rsidRDefault="00AA2C25"/>
    <w:p w14:paraId="60FE4FFA" w14:textId="77777777" w:rsidR="00AA2C25" w:rsidRDefault="00AA2C25"/>
    <w:p w14:paraId="174F1798" w14:textId="77777777" w:rsidR="00AA2C25" w:rsidRDefault="00AA2C25"/>
    <w:p w14:paraId="5048D9AA" w14:textId="77777777" w:rsidR="00AA2C25" w:rsidRDefault="00AA2C25"/>
    <w:p w14:paraId="15D3387C" w14:textId="77777777" w:rsidR="00CE22CA" w:rsidRDefault="00CE22CA"/>
    <w:p w14:paraId="632AABD6" w14:textId="77777777" w:rsidR="00CE22CA" w:rsidRDefault="00CE22CA"/>
    <w:p w14:paraId="770F12D2" w14:textId="77777777" w:rsidR="00CE22CA" w:rsidRDefault="00CE22CA"/>
    <w:p w14:paraId="1851F994" w14:textId="77777777" w:rsidR="00CE22CA" w:rsidRPr="00CE22CA" w:rsidRDefault="00CE22CA" w:rsidP="00CE22CA"/>
    <w:p w14:paraId="1BE05CD6" w14:textId="77777777" w:rsidR="00CE22CA" w:rsidRPr="00CE22CA" w:rsidRDefault="00CE22CA" w:rsidP="00CE22CA"/>
    <w:p w14:paraId="09564ED1" w14:textId="77777777" w:rsidR="00CE22CA" w:rsidRPr="00CE22CA" w:rsidRDefault="00CE22CA" w:rsidP="00CE22CA"/>
    <w:p w14:paraId="4F1A6FEE" w14:textId="77777777" w:rsidR="00CE22CA" w:rsidRPr="00CE22CA" w:rsidRDefault="00CE22CA" w:rsidP="00CE22CA"/>
    <w:p w14:paraId="4444ECA8" w14:textId="77777777" w:rsidR="00CE22CA" w:rsidRPr="00CE22CA" w:rsidRDefault="00CE22CA" w:rsidP="00CE22CA"/>
    <w:p w14:paraId="2337B1CA" w14:textId="77777777" w:rsidR="00CE22CA" w:rsidRPr="00CE22CA" w:rsidRDefault="00CE22CA" w:rsidP="00CE22CA"/>
    <w:p w14:paraId="2AAC542C" w14:textId="77777777" w:rsidR="00CE22CA" w:rsidRPr="00CE22CA" w:rsidRDefault="00CE22CA" w:rsidP="00CE22CA"/>
    <w:p w14:paraId="02958ACA" w14:textId="51B6DC64" w:rsidR="00513092" w:rsidRDefault="00CE22CA" w:rsidP="00975457">
      <w:pPr>
        <w:spacing w:line="480" w:lineRule="auto"/>
        <w:jc w:val="both"/>
        <w:rPr>
          <w:rFonts w:ascii="Times New Roman" w:hAnsi="Times New Roman" w:cs="Times New Roman"/>
        </w:rPr>
      </w:pPr>
      <w:r w:rsidRPr="00CE22CA">
        <w:rPr>
          <w:rFonts w:ascii="Times New Roman" w:hAnsi="Times New Roman" w:cs="Times New Roman"/>
          <w:b/>
          <w:bCs/>
        </w:rPr>
        <w:t>Fig</w:t>
      </w:r>
      <w:r w:rsidR="00C16258">
        <w:rPr>
          <w:rFonts w:ascii="Times New Roman" w:hAnsi="Times New Roman" w:cs="Times New Roman"/>
          <w:b/>
          <w:bCs/>
        </w:rPr>
        <w:t>. S</w:t>
      </w:r>
      <w:r w:rsidRPr="00CE22CA">
        <w:rPr>
          <w:rFonts w:ascii="Times New Roman" w:hAnsi="Times New Roman" w:cs="Times New Roman"/>
          <w:b/>
          <w:bCs/>
        </w:rPr>
        <w:t>1</w:t>
      </w:r>
      <w:r w:rsidRPr="00CE22CA">
        <w:rPr>
          <w:rFonts w:ascii="Times New Roman" w:hAnsi="Times New Roman" w:cs="Times New Roman"/>
          <w:b/>
        </w:rPr>
        <w:t>:</w:t>
      </w:r>
      <w:r w:rsidRPr="00EE276D">
        <w:rPr>
          <w:rFonts w:ascii="Times New Roman" w:hAnsi="Times New Roman" w:cs="Times New Roman"/>
        </w:rPr>
        <w:t xml:space="preserve"> </w:t>
      </w:r>
      <w:r w:rsidR="00782F89">
        <w:rPr>
          <w:rFonts w:ascii="Times New Roman" w:hAnsi="Times New Roman" w:cs="Times New Roman"/>
        </w:rPr>
        <w:t xml:space="preserve">Temporal changes in </w:t>
      </w:r>
      <w:r w:rsidR="007A58B9" w:rsidRPr="00892445">
        <w:rPr>
          <w:rFonts w:ascii="Times New Roman" w:hAnsi="Times New Roman" w:cs="Times New Roman"/>
          <w:i/>
        </w:rPr>
        <w:t>Prochlorococcus</w:t>
      </w:r>
      <w:r w:rsidR="007A58B9">
        <w:rPr>
          <w:rFonts w:ascii="Times New Roman" w:hAnsi="Times New Roman" w:cs="Times New Roman"/>
        </w:rPr>
        <w:t xml:space="preserve"> </w:t>
      </w:r>
      <w:r w:rsidRPr="00EE276D">
        <w:rPr>
          <w:rFonts w:ascii="Times New Roman" w:hAnsi="Times New Roman" w:cs="Times New Roman"/>
        </w:rPr>
        <w:t>RSP50 abundance at the 5 different temperatures. Samples for flow cytometry were collected every day for 8 to 11 days depend</w:t>
      </w:r>
      <w:r w:rsidR="008D6D08">
        <w:rPr>
          <w:rFonts w:ascii="Times New Roman" w:hAnsi="Times New Roman" w:cs="Times New Roman"/>
        </w:rPr>
        <w:t>ing</w:t>
      </w:r>
      <w:r w:rsidRPr="00EE276D">
        <w:rPr>
          <w:rFonts w:ascii="Times New Roman" w:hAnsi="Times New Roman" w:cs="Times New Roman"/>
        </w:rPr>
        <w:t xml:space="preserve"> on the </w:t>
      </w:r>
      <w:r w:rsidR="007A58B9">
        <w:rPr>
          <w:rFonts w:ascii="Times New Roman" w:hAnsi="Times New Roman" w:cs="Times New Roman"/>
        </w:rPr>
        <w:t xml:space="preserve">incubation </w:t>
      </w:r>
      <w:r w:rsidRPr="00EE276D">
        <w:rPr>
          <w:rFonts w:ascii="Times New Roman" w:hAnsi="Times New Roman" w:cs="Times New Roman"/>
        </w:rPr>
        <w:t>temperature (</w:t>
      </w:r>
      <w:r w:rsidR="008D6D08">
        <w:rPr>
          <w:rFonts w:ascii="Times New Roman" w:hAnsi="Times New Roman" w:cs="Times New Roman"/>
        </w:rPr>
        <w:t>i.e.</w:t>
      </w:r>
      <w:r w:rsidR="007A58B9">
        <w:rPr>
          <w:rFonts w:ascii="Times New Roman" w:hAnsi="Times New Roman" w:cs="Times New Roman"/>
        </w:rPr>
        <w:t>,</w:t>
      </w:r>
      <w:r w:rsidR="008D6D08">
        <w:rPr>
          <w:rFonts w:ascii="Times New Roman" w:hAnsi="Times New Roman" w:cs="Times New Roman"/>
        </w:rPr>
        <w:t xml:space="preserve"> t</w:t>
      </w:r>
      <w:r w:rsidRPr="00EE276D">
        <w:rPr>
          <w:rFonts w:ascii="Times New Roman" w:hAnsi="Times New Roman" w:cs="Times New Roman"/>
        </w:rPr>
        <w:t xml:space="preserve">he lower the temperature, the longer the </w:t>
      </w:r>
      <w:r w:rsidR="009843DE">
        <w:rPr>
          <w:rFonts w:ascii="Times New Roman" w:hAnsi="Times New Roman" w:cs="Times New Roman"/>
        </w:rPr>
        <w:t xml:space="preserve">duration </w:t>
      </w:r>
      <w:r>
        <w:rPr>
          <w:rFonts w:ascii="Times New Roman" w:hAnsi="Times New Roman" w:cs="Times New Roman"/>
        </w:rPr>
        <w:t xml:space="preserve">of </w:t>
      </w:r>
      <w:r w:rsidR="009843DE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experiment). Samples for </w:t>
      </w:r>
      <w:r w:rsidR="00AC7085">
        <w:rPr>
          <w:rFonts w:ascii="Times New Roman" w:hAnsi="Times New Roman" w:cs="Times New Roman"/>
        </w:rPr>
        <w:t xml:space="preserve">heterotrophic bacteria, </w:t>
      </w:r>
      <w:proofErr w:type="spellStart"/>
      <w:r>
        <w:rPr>
          <w:rFonts w:ascii="Times New Roman" w:hAnsi="Times New Roman" w:cs="Times New Roman"/>
        </w:rPr>
        <w:t>Chl</w:t>
      </w:r>
      <w:proofErr w:type="spellEnd"/>
      <w:r>
        <w:rPr>
          <w:rFonts w:ascii="Times New Roman" w:hAnsi="Times New Roman" w:cs="Times New Roman"/>
        </w:rPr>
        <w:t xml:space="preserve"> </w:t>
      </w:r>
      <w:r w:rsidRPr="00891E10"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, DOC</w:t>
      </w:r>
      <w:r w:rsidR="009843DE">
        <w:rPr>
          <w:rFonts w:ascii="Times New Roman" w:hAnsi="Times New Roman" w:cs="Times New Roman"/>
        </w:rPr>
        <w:t>,</w:t>
      </w:r>
      <w:r w:rsidR="009843DE" w:rsidRPr="009843DE">
        <w:rPr>
          <w:rFonts w:ascii="Times New Roman" w:hAnsi="Times New Roman" w:cs="Times New Roman"/>
        </w:rPr>
        <w:t xml:space="preserve"> </w:t>
      </w:r>
      <w:r w:rsidR="009843DE">
        <w:rPr>
          <w:rFonts w:ascii="Times New Roman" w:hAnsi="Times New Roman" w:cs="Times New Roman"/>
        </w:rPr>
        <w:t>FDOM,</w:t>
      </w:r>
      <w:r>
        <w:rPr>
          <w:rFonts w:ascii="Times New Roman" w:hAnsi="Times New Roman" w:cs="Times New Roman"/>
        </w:rPr>
        <w:t xml:space="preserve"> and inorganic nutrients were collected at initial time (</w:t>
      </w:r>
      <w:r w:rsidR="00782F89">
        <w:rPr>
          <w:rFonts w:ascii="Times New Roman" w:hAnsi="Times New Roman" w:cs="Times New Roman"/>
        </w:rPr>
        <w:t>d</w:t>
      </w:r>
      <w:r w:rsidR="008D6D08">
        <w:rPr>
          <w:rFonts w:ascii="Times New Roman" w:hAnsi="Times New Roman" w:cs="Times New Roman"/>
        </w:rPr>
        <w:t xml:space="preserve">ay </w:t>
      </w:r>
      <w:r>
        <w:rPr>
          <w:rFonts w:ascii="Times New Roman" w:hAnsi="Times New Roman" w:cs="Times New Roman"/>
        </w:rPr>
        <w:t xml:space="preserve">0), </w:t>
      </w:r>
      <w:r w:rsidR="008D6D08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>inal time (</w:t>
      </w:r>
      <w:r w:rsidR="00782F89">
        <w:rPr>
          <w:rFonts w:ascii="Times New Roman" w:hAnsi="Times New Roman" w:cs="Times New Roman"/>
        </w:rPr>
        <w:t>d</w:t>
      </w:r>
      <w:r w:rsidR="008D6D08">
        <w:rPr>
          <w:rFonts w:ascii="Times New Roman" w:hAnsi="Times New Roman" w:cs="Times New Roman"/>
        </w:rPr>
        <w:t>ay</w:t>
      </w:r>
      <w:r>
        <w:rPr>
          <w:rFonts w:ascii="Times New Roman" w:hAnsi="Times New Roman" w:cs="Times New Roman"/>
        </w:rPr>
        <w:t xml:space="preserve"> 8, 9 or 11) and during the </w:t>
      </w:r>
      <w:r w:rsidR="00782F89">
        <w:rPr>
          <w:rFonts w:ascii="Times New Roman" w:hAnsi="Times New Roman" w:cs="Times New Roman"/>
        </w:rPr>
        <w:t xml:space="preserve">exponential growth </w:t>
      </w:r>
      <w:r>
        <w:rPr>
          <w:rFonts w:ascii="Times New Roman" w:hAnsi="Times New Roman" w:cs="Times New Roman"/>
        </w:rPr>
        <w:t xml:space="preserve">phase when </w:t>
      </w:r>
      <w:r w:rsidR="00D629EE">
        <w:rPr>
          <w:rFonts w:ascii="Times New Roman" w:hAnsi="Times New Roman" w:cs="Times New Roman"/>
        </w:rPr>
        <w:t xml:space="preserve">RNA </w:t>
      </w:r>
      <w:r>
        <w:rPr>
          <w:rFonts w:ascii="Times New Roman" w:hAnsi="Times New Roman" w:cs="Times New Roman"/>
        </w:rPr>
        <w:t xml:space="preserve">samples were collected for </w:t>
      </w:r>
      <w:r w:rsidR="00D629EE">
        <w:rPr>
          <w:rFonts w:ascii="Times New Roman" w:hAnsi="Times New Roman" w:cs="Times New Roman"/>
        </w:rPr>
        <w:t xml:space="preserve">sequencing, </w:t>
      </w:r>
      <w:r w:rsidRPr="000440C3">
        <w:rPr>
          <w:rFonts w:ascii="Times New Roman" w:hAnsi="Times New Roman" w:cs="Times New Roman"/>
        </w:rPr>
        <w:t xml:space="preserve">indicated by </w:t>
      </w:r>
      <w:r w:rsidR="008D6D08">
        <w:rPr>
          <w:rFonts w:ascii="Times New Roman" w:hAnsi="Times New Roman" w:cs="Times New Roman"/>
        </w:rPr>
        <w:t xml:space="preserve">the </w:t>
      </w:r>
      <w:r w:rsidRPr="000440C3">
        <w:rPr>
          <w:rFonts w:ascii="Times New Roman" w:hAnsi="Times New Roman" w:cs="Times New Roman"/>
        </w:rPr>
        <w:t>arrows on the graph</w:t>
      </w:r>
      <w:r>
        <w:rPr>
          <w:rFonts w:ascii="Times New Roman" w:hAnsi="Times New Roman" w:cs="Times New Roman"/>
        </w:rPr>
        <w:t>.</w:t>
      </w:r>
    </w:p>
    <w:p w14:paraId="4609E806" w14:textId="77777777" w:rsidR="00F11261" w:rsidRDefault="00F11261" w:rsidP="00CE22CA">
      <w:pPr>
        <w:spacing w:line="480" w:lineRule="auto"/>
        <w:jc w:val="both"/>
        <w:rPr>
          <w:rFonts w:ascii="Times New Roman" w:hAnsi="Times New Roman" w:cs="Times New Roman"/>
        </w:rPr>
      </w:pPr>
    </w:p>
    <w:p w14:paraId="60BA5DF4" w14:textId="77777777" w:rsidR="00F11261" w:rsidRDefault="00F11261" w:rsidP="00CE22CA">
      <w:pPr>
        <w:spacing w:line="480" w:lineRule="auto"/>
        <w:jc w:val="both"/>
        <w:rPr>
          <w:rFonts w:ascii="Times New Roman" w:hAnsi="Times New Roman" w:cs="Times New Roman"/>
        </w:rPr>
      </w:pPr>
    </w:p>
    <w:p w14:paraId="26E1E9A7" w14:textId="77777777" w:rsidR="00F11261" w:rsidRDefault="00F11261" w:rsidP="00CE22CA">
      <w:pPr>
        <w:spacing w:line="480" w:lineRule="auto"/>
        <w:jc w:val="both"/>
        <w:rPr>
          <w:rFonts w:ascii="Times New Roman" w:hAnsi="Times New Roman" w:cs="Times New Roman"/>
        </w:rPr>
      </w:pPr>
    </w:p>
    <w:p w14:paraId="3DFA1CCF" w14:textId="0C2948FE" w:rsidR="004D1A34" w:rsidRDefault="00266195" w:rsidP="00CE22CA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007FA68C" wp14:editId="4D9C3B90">
                <wp:simplePos x="0" y="0"/>
                <wp:positionH relativeFrom="column">
                  <wp:posOffset>-12969</wp:posOffset>
                </wp:positionH>
                <wp:positionV relativeFrom="paragraph">
                  <wp:posOffset>327804</wp:posOffset>
                </wp:positionV>
                <wp:extent cx="5478145" cy="4233545"/>
                <wp:effectExtent l="0" t="0" r="0" b="0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8145" cy="4233545"/>
                          <a:chOff x="13847" y="0"/>
                          <a:chExt cx="5478145" cy="4233545"/>
                        </a:xfrm>
                      </wpg:grpSpPr>
                      <pic:pic xmlns:pic="http://schemas.openxmlformats.org/drawingml/2006/picture">
                        <pic:nvPicPr>
                          <pic:cNvPr id="14" name="Picture 14" descr="Macintosh HD:Users:labbanah:Desktop:Second paper:EMI_2:Fig S2 (1).tiff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847" y="0"/>
                            <a:ext cx="5478145" cy="4233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9" name="Text Box 29"/>
                        <wps:cNvSpPr txBox="1"/>
                        <wps:spPr>
                          <a:xfrm rot="16200000">
                            <a:off x="-339006" y="1465432"/>
                            <a:ext cx="921384" cy="21567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E84B70D" w14:textId="6D3E83FC" w:rsidR="00C57442" w:rsidRPr="00FA35C5" w:rsidRDefault="00FA35C5" w:rsidP="00FA35C5">
                              <w:pPr>
                                <w:rPr>
                                  <w:rFonts w:asciiTheme="minorBidi" w:hAnsiTheme="minorBidi"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 w:rsidRPr="00FA35C5">
                                <w:rPr>
                                  <w:rFonts w:asciiTheme="minorBidi" w:hAnsiTheme="minorBidi"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 xml:space="preserve">(Cells mL </w:t>
                              </w:r>
                              <w:r w:rsidRPr="00FA35C5">
                                <w:rPr>
                                  <w:rFonts w:asciiTheme="minorBidi" w:hAnsiTheme="minorBidi"/>
                                  <w:color w:val="262626" w:themeColor="text1" w:themeTint="D9"/>
                                  <w:sz w:val="18"/>
                                  <w:szCs w:val="18"/>
                                  <w:vertAlign w:val="superscript"/>
                                </w:rPr>
                                <w:t>-1</w:t>
                              </w:r>
                              <w:r w:rsidRPr="00FA35C5">
                                <w:rPr>
                                  <w:rFonts w:asciiTheme="minorBidi" w:hAnsiTheme="minorBidi"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07FA68C" id="Group 30" o:spid="_x0000_s1030" style="position:absolute;left:0;text-align:left;margin-left:-1pt;margin-top:25.8pt;width:431.35pt;height:333.35pt;z-index:251694080;mso-width-relative:margin" coordorigin="138" coordsize="54781,42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">
                <v:shape id="Picture 14" o:spid="_x0000_s1031" type="#_x0000_t75" alt="Macintosh HD:Users:labbanah:Desktop:Second paper:EMI_2:Fig S2 (1).tiff" style="position:absolute;left:138;width:54781;height:42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">
                  <v:imagedata r:id="rId9" o:title="Fig S2 (1)"/>
                </v:shape>
                <v:shape id="Text Box 29" o:spid="_x0000_s1032" type="#_x0000_t202" style="position:absolute;left:-3390;top:14653;width:9214;height:215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" fillcolor="white [3201]" stroked="f" strokeweight=".5pt">
                  <v:textbox>
                    <w:txbxContent>
                      <w:p w14:paraId="3E84B70D" w14:textId="6D3E83FC" w:rsidR="00C57442" w:rsidRPr="00FA35C5" w:rsidRDefault="00FA35C5" w:rsidP="00FA35C5">
                        <w:pPr>
                          <w:rPr>
                            <w:rFonts w:asciiTheme="minorBidi" w:hAnsiTheme="minorBidi"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 w:rsidRPr="00FA35C5">
                          <w:rPr>
                            <w:rFonts w:asciiTheme="minorBidi" w:hAnsiTheme="minorBidi"/>
                            <w:color w:val="262626" w:themeColor="text1" w:themeTint="D9"/>
                            <w:sz w:val="18"/>
                            <w:szCs w:val="18"/>
                          </w:rPr>
                          <w:t xml:space="preserve">(Cells mL </w:t>
                        </w:r>
                        <w:r w:rsidRPr="00FA35C5">
                          <w:rPr>
                            <w:rFonts w:asciiTheme="minorBidi" w:hAnsiTheme="minorBidi"/>
                            <w:color w:val="262626" w:themeColor="text1" w:themeTint="D9"/>
                            <w:sz w:val="18"/>
                            <w:szCs w:val="18"/>
                            <w:vertAlign w:val="superscript"/>
                          </w:rPr>
                          <w:t>-1</w:t>
                        </w:r>
                        <w:r w:rsidRPr="00FA35C5">
                          <w:rPr>
                            <w:rFonts w:asciiTheme="minorBidi" w:hAnsiTheme="minorBidi"/>
                            <w:color w:val="262626" w:themeColor="text1" w:themeTint="D9"/>
                            <w:sz w:val="18"/>
                            <w:szCs w:val="18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F2FF83C" w14:textId="3B236243" w:rsidR="004D1A34" w:rsidRPr="00EE276D" w:rsidRDefault="004D1A34" w:rsidP="00CE22CA">
      <w:pPr>
        <w:spacing w:line="480" w:lineRule="auto"/>
        <w:jc w:val="both"/>
        <w:rPr>
          <w:rFonts w:ascii="Times New Roman" w:hAnsi="Times New Roman" w:cs="Times New Roman"/>
        </w:rPr>
      </w:pPr>
    </w:p>
    <w:p w14:paraId="2E52E7C5" w14:textId="77777777" w:rsidR="00094047" w:rsidRDefault="00094047" w:rsidP="00CE22CA"/>
    <w:p w14:paraId="3D923F77" w14:textId="77777777" w:rsidR="00094047" w:rsidRDefault="00094047" w:rsidP="00CE22CA"/>
    <w:p w14:paraId="2E999C56" w14:textId="64C7E278" w:rsidR="00094047" w:rsidRPr="00094047" w:rsidRDefault="00094047" w:rsidP="00094047"/>
    <w:p w14:paraId="560F5C7E" w14:textId="0EBFA4D8" w:rsidR="00094047" w:rsidRPr="00094047" w:rsidRDefault="00094047" w:rsidP="00094047"/>
    <w:p w14:paraId="265C3208" w14:textId="54C3AAA5" w:rsidR="00094047" w:rsidRPr="00094047" w:rsidRDefault="00094047" w:rsidP="00094047"/>
    <w:p w14:paraId="39F811BB" w14:textId="5B9D1394" w:rsidR="00094047" w:rsidRPr="00094047" w:rsidRDefault="00094047" w:rsidP="00094047"/>
    <w:p w14:paraId="7CCD0EF1" w14:textId="2F532068" w:rsidR="00094047" w:rsidRPr="00094047" w:rsidRDefault="00094047" w:rsidP="00094047"/>
    <w:p w14:paraId="61C335D9" w14:textId="7786D875" w:rsidR="00094047" w:rsidRPr="00094047" w:rsidRDefault="00094047" w:rsidP="00094047"/>
    <w:p w14:paraId="18F5C13E" w14:textId="0C08B4A5" w:rsidR="00094047" w:rsidRPr="00094047" w:rsidRDefault="00094047" w:rsidP="00094047"/>
    <w:p w14:paraId="27032138" w14:textId="290C2C97" w:rsidR="00094047" w:rsidRPr="00094047" w:rsidRDefault="00094047" w:rsidP="00094047"/>
    <w:p w14:paraId="3E1E35F0" w14:textId="35ED009D" w:rsidR="00094047" w:rsidRPr="00094047" w:rsidRDefault="00094047" w:rsidP="00094047"/>
    <w:p w14:paraId="280814CD" w14:textId="699EB0BA" w:rsidR="00094047" w:rsidRPr="00094047" w:rsidRDefault="00094047" w:rsidP="00094047"/>
    <w:p w14:paraId="5912C36E" w14:textId="08CDE8DC" w:rsidR="00094047" w:rsidRPr="00094047" w:rsidRDefault="00094047" w:rsidP="00094047"/>
    <w:p w14:paraId="3FE02D53" w14:textId="393251FE" w:rsidR="00094047" w:rsidRPr="00094047" w:rsidRDefault="00094047" w:rsidP="00094047"/>
    <w:p w14:paraId="1637A53E" w14:textId="4AB997EF" w:rsidR="00094047" w:rsidRPr="00094047" w:rsidRDefault="00094047" w:rsidP="00094047"/>
    <w:p w14:paraId="6FCAF810" w14:textId="71718468" w:rsidR="00094047" w:rsidRPr="00094047" w:rsidRDefault="00094047" w:rsidP="00094047"/>
    <w:p w14:paraId="589B7506" w14:textId="77777777" w:rsidR="00094047" w:rsidRPr="00094047" w:rsidRDefault="00094047" w:rsidP="00094047"/>
    <w:p w14:paraId="5EE540B8" w14:textId="77777777" w:rsidR="00094047" w:rsidRPr="00094047" w:rsidRDefault="00094047" w:rsidP="00094047"/>
    <w:p w14:paraId="1BF0AF02" w14:textId="77777777" w:rsidR="00094047" w:rsidRPr="00094047" w:rsidRDefault="00094047" w:rsidP="00094047"/>
    <w:p w14:paraId="7B76A33C" w14:textId="77777777" w:rsidR="00094047" w:rsidRPr="00094047" w:rsidRDefault="00094047" w:rsidP="00094047"/>
    <w:p w14:paraId="116127E4" w14:textId="77777777" w:rsidR="00094047" w:rsidRPr="00094047" w:rsidRDefault="00094047" w:rsidP="00094047"/>
    <w:p w14:paraId="5744094E" w14:textId="77777777" w:rsidR="00094047" w:rsidRDefault="00094047" w:rsidP="00094047"/>
    <w:p w14:paraId="6825C701" w14:textId="77777777" w:rsidR="001F1432" w:rsidRDefault="001F1432" w:rsidP="00094047"/>
    <w:p w14:paraId="0C50711F" w14:textId="04C99214" w:rsidR="00CF454C" w:rsidRDefault="00CF454C" w:rsidP="00513092">
      <w:pPr>
        <w:spacing w:line="480" w:lineRule="auto"/>
        <w:jc w:val="both"/>
      </w:pPr>
      <w:r>
        <w:rPr>
          <w:rFonts w:ascii="Times New Roman" w:hAnsi="Times New Roman" w:cs="Times New Roman"/>
          <w:b/>
          <w:bCs/>
        </w:rPr>
        <w:t>Fig</w:t>
      </w:r>
      <w:r w:rsidR="006A7222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="006A7222"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2</w:t>
      </w:r>
      <w:r w:rsidRPr="00CE22CA">
        <w:rPr>
          <w:rFonts w:ascii="Times New Roman" w:hAnsi="Times New Roman" w:cs="Times New Roman"/>
          <w:b/>
        </w:rPr>
        <w:t>:</w:t>
      </w:r>
      <w:r w:rsidR="00F35D27" w:rsidRPr="00F35D27">
        <w:rPr>
          <w:rFonts w:ascii="Times New Roman" w:hAnsi="Times New Roman" w:cs="Times New Roman"/>
        </w:rPr>
        <w:t xml:space="preserve"> </w:t>
      </w:r>
      <w:r w:rsidR="00427B64">
        <w:rPr>
          <w:rFonts w:ascii="Times New Roman" w:hAnsi="Times New Roman" w:cs="Times New Roman"/>
        </w:rPr>
        <w:t xml:space="preserve">Heterotrophic bacterial abundance </w:t>
      </w:r>
      <w:r w:rsidR="007A58B9">
        <w:rPr>
          <w:rFonts w:ascii="Times New Roman" w:hAnsi="Times New Roman" w:cs="Times New Roman"/>
        </w:rPr>
        <w:t xml:space="preserve">in the </w:t>
      </w:r>
      <w:r w:rsidR="007A58B9" w:rsidRPr="00892445">
        <w:rPr>
          <w:rFonts w:ascii="Times New Roman" w:hAnsi="Times New Roman" w:cs="Times New Roman"/>
          <w:i/>
        </w:rPr>
        <w:t>Prochlorococcus</w:t>
      </w:r>
      <w:r w:rsidR="007A58B9">
        <w:rPr>
          <w:rFonts w:ascii="Times New Roman" w:hAnsi="Times New Roman" w:cs="Times New Roman"/>
        </w:rPr>
        <w:t xml:space="preserve"> RSP50 cultures</w:t>
      </w:r>
      <w:r w:rsidR="00782F89">
        <w:rPr>
          <w:rFonts w:ascii="Times New Roman" w:hAnsi="Times New Roman" w:cs="Times New Roman"/>
        </w:rPr>
        <w:t xml:space="preserve"> at the </w:t>
      </w:r>
      <w:r w:rsidR="00427B64">
        <w:rPr>
          <w:rFonts w:ascii="Times New Roman" w:hAnsi="Times New Roman" w:cs="Times New Roman"/>
        </w:rPr>
        <w:t xml:space="preserve">5 </w:t>
      </w:r>
      <w:r w:rsidR="00427B64" w:rsidRPr="00A633DC">
        <w:rPr>
          <w:rFonts w:ascii="Times New Roman" w:hAnsi="Times New Roman" w:cs="Times New Roman"/>
        </w:rPr>
        <w:t>different temperatures</w:t>
      </w:r>
      <w:r w:rsidR="00427B64">
        <w:rPr>
          <w:rFonts w:ascii="Times New Roman" w:hAnsi="Times New Roman" w:cs="Times New Roman"/>
        </w:rPr>
        <w:t>.</w:t>
      </w:r>
      <w:r w:rsidR="007A58B9">
        <w:rPr>
          <w:rFonts w:ascii="Times New Roman" w:hAnsi="Times New Roman" w:cs="Times New Roman"/>
        </w:rPr>
        <w:t xml:space="preserve"> Note that contrary to the cyanobacteria, which were sampled daily, samples for heterotrophic bacteria were collected only 3 times during the incubations.</w:t>
      </w:r>
    </w:p>
    <w:p w14:paraId="05105A21" w14:textId="77777777" w:rsidR="00CF454C" w:rsidRDefault="00CF454C" w:rsidP="00094047"/>
    <w:p w14:paraId="5F5E4960" w14:textId="77777777" w:rsidR="00CF454C" w:rsidRDefault="00CF454C" w:rsidP="00094047"/>
    <w:p w14:paraId="3F31DA37" w14:textId="77777777" w:rsidR="00CF454C" w:rsidRDefault="00CF454C" w:rsidP="00094047"/>
    <w:p w14:paraId="768D50DC" w14:textId="77777777" w:rsidR="00CF454C" w:rsidRDefault="00CF454C" w:rsidP="00094047"/>
    <w:p w14:paraId="618460F5" w14:textId="750C17A5" w:rsidR="00A111CA" w:rsidRDefault="00A111CA" w:rsidP="00094047"/>
    <w:p w14:paraId="6BF40269" w14:textId="3BC02E7F" w:rsidR="00BC475B" w:rsidRDefault="00BC475B" w:rsidP="00094047"/>
    <w:p w14:paraId="56C4955A" w14:textId="66D226C1" w:rsidR="00BC475B" w:rsidRDefault="00BC475B" w:rsidP="00094047"/>
    <w:p w14:paraId="27259D78" w14:textId="5A05519B" w:rsidR="00BC475B" w:rsidRDefault="00BC475B" w:rsidP="00094047"/>
    <w:p w14:paraId="191891EF" w14:textId="77777777" w:rsidR="00BC475B" w:rsidRDefault="00BC475B" w:rsidP="00094047"/>
    <w:p w14:paraId="2E88769D" w14:textId="77777777" w:rsidR="00A111CA" w:rsidRDefault="00A111CA" w:rsidP="00094047"/>
    <w:p w14:paraId="443B362F" w14:textId="77777777" w:rsidR="00A111CA" w:rsidRDefault="00A111CA" w:rsidP="00094047"/>
    <w:p w14:paraId="2E9A780D" w14:textId="77777777" w:rsidR="00CF454C" w:rsidRDefault="00BF0062" w:rsidP="00094047">
      <w:r>
        <w:rPr>
          <w:rFonts w:ascii="Times New Roman" w:hAnsi="Times New Roman" w:cs="Times New Roman"/>
          <w:b/>
          <w:bCs/>
          <w:noProof/>
          <w:lang w:val="es-ES" w:eastAsia="es-ES"/>
        </w:rPr>
        <w:drawing>
          <wp:anchor distT="0" distB="0" distL="114300" distR="114300" simplePos="0" relativeHeight="251688960" behindDoc="0" locked="0" layoutInCell="1" allowOverlap="1" wp14:anchorId="71B172DF" wp14:editId="2C08C9B2">
            <wp:simplePos x="0" y="0"/>
            <wp:positionH relativeFrom="column">
              <wp:posOffset>457200</wp:posOffset>
            </wp:positionH>
            <wp:positionV relativeFrom="paragraph">
              <wp:posOffset>114300</wp:posOffset>
            </wp:positionV>
            <wp:extent cx="4343400" cy="3595370"/>
            <wp:effectExtent l="25400" t="25400" r="25400" b="36830"/>
            <wp:wrapNone/>
            <wp:docPr id="1" name="Picture 1" descr="Macintosh HD:Users:labbanah:Desktop:Fig. S3.t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labbanah:Desktop:Fig. S3.tif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59537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anchor>
        </w:drawing>
      </w:r>
    </w:p>
    <w:p w14:paraId="76FC4F6E" w14:textId="77777777" w:rsidR="00CF454C" w:rsidRDefault="00CF454C" w:rsidP="00094047"/>
    <w:p w14:paraId="48801E74" w14:textId="77777777" w:rsidR="00CF454C" w:rsidRPr="00094047" w:rsidRDefault="00CF454C" w:rsidP="00094047"/>
    <w:p w14:paraId="761D2CC4" w14:textId="77777777" w:rsidR="007D15AD" w:rsidRDefault="007D15AD" w:rsidP="00CE3A6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584B593B" w14:textId="77777777" w:rsidR="007D15AD" w:rsidRDefault="007D15AD" w:rsidP="00CE3A6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5DAB1A5A" w14:textId="77777777" w:rsidR="007D15AD" w:rsidRDefault="007D15AD" w:rsidP="00CE3A6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081EDA72" w14:textId="77777777" w:rsidR="007D15AD" w:rsidRDefault="007D15AD" w:rsidP="00CE3A6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22AF0289" w14:textId="77777777" w:rsidR="007D15AD" w:rsidRDefault="007D15AD" w:rsidP="00CE3A6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2F01014F" w14:textId="77777777" w:rsidR="007D15AD" w:rsidRDefault="007D15AD" w:rsidP="00CE3A6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549C0EBC" w14:textId="77777777" w:rsidR="007D15AD" w:rsidRDefault="007D15AD" w:rsidP="00CE3A6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01EE36BD" w14:textId="77777777" w:rsidR="007D15AD" w:rsidRDefault="007D15AD" w:rsidP="00CE3A6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2AB6AE7A" w14:textId="77777777" w:rsidR="007D15AD" w:rsidRDefault="007D15AD" w:rsidP="00CE3A6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D50528B" w14:textId="77777777" w:rsidR="00513092" w:rsidRDefault="00513092" w:rsidP="00513092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4D7B6F45" w14:textId="77777777" w:rsidR="00CE3A63" w:rsidRDefault="00094047" w:rsidP="00513092">
      <w:pPr>
        <w:spacing w:line="48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</w:rPr>
        <w:t>Fig</w:t>
      </w:r>
      <w:r w:rsidR="006A7222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="006A7222">
        <w:rPr>
          <w:rFonts w:ascii="Times New Roman" w:hAnsi="Times New Roman" w:cs="Times New Roman"/>
          <w:b/>
          <w:bCs/>
        </w:rPr>
        <w:t>S</w:t>
      </w:r>
      <w:r w:rsidR="00CF454C">
        <w:rPr>
          <w:rFonts w:ascii="Times New Roman" w:hAnsi="Times New Roman" w:cs="Times New Roman"/>
          <w:b/>
          <w:bCs/>
        </w:rPr>
        <w:t>3</w:t>
      </w:r>
      <w:r w:rsidRPr="00CE22CA">
        <w:rPr>
          <w:rFonts w:ascii="Times New Roman" w:hAnsi="Times New Roman" w:cs="Times New Roman"/>
          <w:b/>
        </w:rPr>
        <w:t>:</w:t>
      </w:r>
      <w:r w:rsidR="00C32914" w:rsidRPr="00C32914">
        <w:rPr>
          <w:rFonts w:ascii="Times New Roman" w:hAnsi="Times New Roman" w:cs="Times New Roman"/>
        </w:rPr>
        <w:t xml:space="preserve"> </w:t>
      </w:r>
      <w:r w:rsidR="00CE3A63" w:rsidRPr="00956404">
        <w:rPr>
          <w:rFonts w:ascii="Times New Roman" w:hAnsi="Times New Roman" w:cs="Times New Roman"/>
        </w:rPr>
        <w:t xml:space="preserve">Mean </w:t>
      </w:r>
      <w:r w:rsidR="00782F89">
        <w:rPr>
          <w:rFonts w:ascii="Times New Roman" w:hAnsi="Times New Roman" w:cs="Times New Roman"/>
        </w:rPr>
        <w:t xml:space="preserve">carbon </w:t>
      </w:r>
      <w:r w:rsidR="00C66DD1">
        <w:rPr>
          <w:rFonts w:ascii="Times New Roman" w:hAnsi="Times New Roman" w:cs="Times New Roman"/>
        </w:rPr>
        <w:t>(µg L</w:t>
      </w:r>
      <w:r w:rsidR="00C66DD1" w:rsidRPr="00B72B10">
        <w:rPr>
          <w:rFonts w:ascii="Times New Roman" w:hAnsi="Times New Roman" w:cs="Times New Roman"/>
          <w:vertAlign w:val="superscript"/>
        </w:rPr>
        <w:t>-1</w:t>
      </w:r>
      <w:r w:rsidR="00C66DD1">
        <w:rPr>
          <w:rFonts w:ascii="Times New Roman" w:hAnsi="Times New Roman" w:cs="Times New Roman"/>
        </w:rPr>
        <w:t xml:space="preserve">) </w:t>
      </w:r>
      <w:r w:rsidR="00782F89">
        <w:rPr>
          <w:rFonts w:ascii="Times New Roman" w:hAnsi="Times New Roman" w:cs="Times New Roman"/>
        </w:rPr>
        <w:t xml:space="preserve">to chlorophyll </w:t>
      </w:r>
      <w:r w:rsidR="00782F89" w:rsidRPr="000F6FEB">
        <w:rPr>
          <w:rFonts w:ascii="Times New Roman" w:hAnsi="Times New Roman" w:cs="Times New Roman"/>
          <w:i/>
          <w:iCs/>
        </w:rPr>
        <w:t>a</w:t>
      </w:r>
      <w:r w:rsidR="00CE3A63">
        <w:rPr>
          <w:rFonts w:ascii="Times New Roman" w:hAnsi="Times New Roman" w:cs="Times New Roman"/>
        </w:rPr>
        <w:t xml:space="preserve"> </w:t>
      </w:r>
      <w:r w:rsidR="00C66DD1">
        <w:rPr>
          <w:rFonts w:ascii="Times New Roman" w:hAnsi="Times New Roman" w:cs="Times New Roman"/>
        </w:rPr>
        <w:t>(µg L</w:t>
      </w:r>
      <w:r w:rsidR="00C66DD1" w:rsidRPr="00B72B10">
        <w:rPr>
          <w:rFonts w:ascii="Times New Roman" w:hAnsi="Times New Roman" w:cs="Times New Roman"/>
          <w:vertAlign w:val="superscript"/>
        </w:rPr>
        <w:t>-1</w:t>
      </w:r>
      <w:r w:rsidR="00C66DD1">
        <w:rPr>
          <w:rFonts w:ascii="Times New Roman" w:hAnsi="Times New Roman" w:cs="Times New Roman"/>
        </w:rPr>
        <w:t xml:space="preserve">) </w:t>
      </w:r>
      <w:r w:rsidR="00CE3A63">
        <w:rPr>
          <w:rFonts w:ascii="Times New Roman" w:hAnsi="Times New Roman" w:cs="Times New Roman"/>
        </w:rPr>
        <w:t>ratio</w:t>
      </w:r>
      <w:r w:rsidR="00CE3A63">
        <w:rPr>
          <w:rFonts w:ascii="Times New Roman" w:hAnsi="Times New Roman" w:cs="Times New Roman"/>
          <w:b/>
        </w:rPr>
        <w:t xml:space="preserve"> </w:t>
      </w:r>
      <w:r w:rsidR="00CE3A63" w:rsidRPr="000122AD">
        <w:rPr>
          <w:rFonts w:ascii="Times New Roman" w:hAnsi="Times New Roman" w:cs="Times New Roman"/>
        </w:rPr>
        <w:t>of</w:t>
      </w:r>
      <w:r w:rsidR="00CE3A63">
        <w:rPr>
          <w:rFonts w:ascii="Times New Roman" w:hAnsi="Times New Roman" w:cs="Times New Roman"/>
          <w:b/>
        </w:rPr>
        <w:t xml:space="preserve"> </w:t>
      </w:r>
      <w:r w:rsidR="00CE3A63" w:rsidRPr="00BD5063">
        <w:rPr>
          <w:rFonts w:ascii="Times New Roman" w:hAnsi="Times New Roman" w:cs="Times New Roman"/>
          <w:i/>
        </w:rPr>
        <w:t>Prochlorococcus</w:t>
      </w:r>
      <w:r w:rsidR="00CE3A63" w:rsidRPr="00CC1F61">
        <w:rPr>
          <w:rFonts w:ascii="Times New Roman" w:hAnsi="Times New Roman" w:cs="Times New Roman"/>
        </w:rPr>
        <w:t xml:space="preserve"> RSP50 vs. incubation temperature. Error bars represent standard deviations.</w:t>
      </w:r>
    </w:p>
    <w:p w14:paraId="13687C91" w14:textId="77777777" w:rsidR="00AA7040" w:rsidRDefault="00AA7040" w:rsidP="00C32914">
      <w:pPr>
        <w:spacing w:line="480" w:lineRule="auto"/>
      </w:pPr>
    </w:p>
    <w:p w14:paraId="2A7F79A1" w14:textId="61844324" w:rsidR="00AA7040" w:rsidRDefault="00AA7040" w:rsidP="00C32914">
      <w:pPr>
        <w:spacing w:line="480" w:lineRule="auto"/>
      </w:pPr>
    </w:p>
    <w:p w14:paraId="2A10AC53" w14:textId="29940A61" w:rsidR="000B52CB" w:rsidRDefault="000B52CB" w:rsidP="00C32914">
      <w:pPr>
        <w:spacing w:line="480" w:lineRule="auto"/>
      </w:pPr>
    </w:p>
    <w:p w14:paraId="2F5EF6B1" w14:textId="018B12D1" w:rsidR="000B52CB" w:rsidRDefault="000B52CB" w:rsidP="00C32914">
      <w:pPr>
        <w:spacing w:line="480" w:lineRule="auto"/>
      </w:pPr>
    </w:p>
    <w:p w14:paraId="4F5D7CD2" w14:textId="12182170" w:rsidR="000B52CB" w:rsidRDefault="000B52CB" w:rsidP="00C32914">
      <w:pPr>
        <w:spacing w:line="480" w:lineRule="auto"/>
      </w:pPr>
    </w:p>
    <w:p w14:paraId="42C79197" w14:textId="0B354D80" w:rsidR="000B52CB" w:rsidRDefault="000B52CB" w:rsidP="00C32914">
      <w:pPr>
        <w:spacing w:line="480" w:lineRule="auto"/>
      </w:pPr>
    </w:p>
    <w:p w14:paraId="16EAE206" w14:textId="4992E877" w:rsidR="000B52CB" w:rsidRDefault="000B52CB" w:rsidP="00C32914">
      <w:pPr>
        <w:spacing w:line="480" w:lineRule="auto"/>
      </w:pPr>
    </w:p>
    <w:p w14:paraId="23ECF486" w14:textId="77777777" w:rsidR="000B52CB" w:rsidRPr="00AA7040" w:rsidRDefault="000B52CB" w:rsidP="00C32914">
      <w:pPr>
        <w:spacing w:line="480" w:lineRule="auto"/>
      </w:pPr>
    </w:p>
    <w:p w14:paraId="7769DCBE" w14:textId="77777777" w:rsidR="00AA7040" w:rsidRPr="00AA7040" w:rsidRDefault="00AA7040" w:rsidP="00AA7040"/>
    <w:p w14:paraId="2F74491E" w14:textId="77777777" w:rsidR="00AA7040" w:rsidRPr="00AA7040" w:rsidRDefault="00AA7040" w:rsidP="00AA7040"/>
    <w:p w14:paraId="1622F40F" w14:textId="77777777" w:rsidR="00AA7040" w:rsidRDefault="00AA7040" w:rsidP="00AA7040"/>
    <w:p w14:paraId="55F9ACF4" w14:textId="77777777" w:rsidR="00CF454C" w:rsidRDefault="00CF454C" w:rsidP="00AA7040"/>
    <w:p w14:paraId="666CEDBF" w14:textId="77777777" w:rsidR="00CF454C" w:rsidRDefault="000513D5" w:rsidP="00AA7040">
      <w:r w:rsidRPr="00783D11">
        <w:rPr>
          <w:rFonts w:ascii="Times New Roman" w:hAnsi="Times New Roman" w:cs="Times New Roman"/>
          <w:b/>
          <w:bCs/>
          <w:noProof/>
          <w:lang w:val="es-ES" w:eastAsia="es-ES"/>
        </w:rPr>
        <w:drawing>
          <wp:anchor distT="0" distB="0" distL="114300" distR="114300" simplePos="0" relativeHeight="251680768" behindDoc="0" locked="0" layoutInCell="1" allowOverlap="1" wp14:anchorId="31EBD52E" wp14:editId="015E01E5">
            <wp:simplePos x="0" y="0"/>
            <wp:positionH relativeFrom="column">
              <wp:posOffset>457200</wp:posOffset>
            </wp:positionH>
            <wp:positionV relativeFrom="paragraph">
              <wp:posOffset>114300</wp:posOffset>
            </wp:positionV>
            <wp:extent cx="4457700" cy="5679440"/>
            <wp:effectExtent l="25400" t="25400" r="38100" b="3556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679440"/>
                    </a:xfrm>
                    <a:prstGeom prst="rect">
                      <a:avLst/>
                    </a:prstGeom>
                    <a:ln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anchor>
        </w:drawing>
      </w:r>
    </w:p>
    <w:p w14:paraId="7BE9A1CF" w14:textId="77777777" w:rsidR="00CF454C" w:rsidRDefault="00CF454C" w:rsidP="00AA7040"/>
    <w:p w14:paraId="4CF171D8" w14:textId="77777777" w:rsidR="00E0137A" w:rsidRDefault="00E0137A" w:rsidP="00AA7040"/>
    <w:p w14:paraId="65A937D2" w14:textId="77777777" w:rsidR="00B60B1B" w:rsidRDefault="00B60B1B" w:rsidP="00AA7040"/>
    <w:p w14:paraId="27CF50A7" w14:textId="77777777" w:rsidR="00B60B1B" w:rsidRDefault="00B60B1B" w:rsidP="00AA7040"/>
    <w:p w14:paraId="5755D695" w14:textId="77777777" w:rsidR="00B60B1B" w:rsidRDefault="00B60B1B" w:rsidP="00AA7040"/>
    <w:p w14:paraId="1315E9A6" w14:textId="77777777" w:rsidR="00B60B1B" w:rsidRDefault="00B60B1B" w:rsidP="00AA7040"/>
    <w:p w14:paraId="4AB13EC6" w14:textId="77777777" w:rsidR="00B60B1B" w:rsidRDefault="00B60B1B" w:rsidP="00AA7040"/>
    <w:p w14:paraId="0CC217FC" w14:textId="77777777" w:rsidR="00E0137A" w:rsidRDefault="00E0137A" w:rsidP="00B60B1B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0D1EE129" w14:textId="77777777" w:rsidR="00E0137A" w:rsidRDefault="00E0137A" w:rsidP="00B60B1B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74B0A7BA" w14:textId="77777777" w:rsidR="00E0137A" w:rsidRDefault="00E0137A" w:rsidP="00B60B1B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81F6F80" w14:textId="77777777" w:rsidR="00E0137A" w:rsidRDefault="00E0137A" w:rsidP="00B60B1B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29054EC1" w14:textId="77777777" w:rsidR="00E0137A" w:rsidRDefault="00E0137A" w:rsidP="00B60B1B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4BAB0001" w14:textId="77777777" w:rsidR="00E0137A" w:rsidRDefault="00E0137A" w:rsidP="00B60B1B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7A2C018C" w14:textId="77777777" w:rsidR="00E0137A" w:rsidRDefault="00E0137A" w:rsidP="00B60B1B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05445A3D" w14:textId="77777777" w:rsidR="00E0137A" w:rsidRDefault="00E0137A" w:rsidP="00B60B1B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2A468BBC" w14:textId="77777777" w:rsidR="00E0137A" w:rsidRDefault="00E0137A" w:rsidP="00B60B1B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F6B8043" w14:textId="77777777" w:rsidR="00E0137A" w:rsidRDefault="00E0137A" w:rsidP="00B60B1B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0A2489CC" w14:textId="77777777" w:rsidR="00E0137A" w:rsidRDefault="00E0137A" w:rsidP="00B60B1B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6C70989" w14:textId="77777777" w:rsidR="00E0137A" w:rsidRDefault="00E0137A" w:rsidP="00B60B1B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0CC5AFFA" w14:textId="77777777" w:rsidR="00E0137A" w:rsidRDefault="00E0137A" w:rsidP="00B60B1B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16FCD02E" w14:textId="22FC6173" w:rsidR="004E25F4" w:rsidRDefault="00B60B1B" w:rsidP="00513092">
      <w:pPr>
        <w:spacing w:line="480" w:lineRule="auto"/>
        <w:jc w:val="both"/>
      </w:pPr>
      <w:r w:rsidRPr="00CB23FC">
        <w:rPr>
          <w:rFonts w:ascii="Times New Roman" w:hAnsi="Times New Roman" w:cs="Times New Roman"/>
          <w:b/>
          <w:bCs/>
        </w:rPr>
        <w:t xml:space="preserve">Fig. </w:t>
      </w:r>
      <w:r w:rsidR="00CB23FC" w:rsidRPr="00CB23FC">
        <w:rPr>
          <w:rFonts w:ascii="Times New Roman" w:hAnsi="Times New Roman" w:cs="Times New Roman"/>
          <w:b/>
          <w:bCs/>
        </w:rPr>
        <w:t>S4</w:t>
      </w:r>
      <w:r w:rsidRPr="00CB23FC">
        <w:rPr>
          <w:rFonts w:ascii="Times New Roman" w:hAnsi="Times New Roman" w:cs="Times New Roman"/>
          <w:b/>
          <w:bCs/>
        </w:rPr>
        <w:t>:</w:t>
      </w:r>
      <w:r w:rsidRPr="00B60B1B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4E25F4" w:rsidRPr="009808E2">
        <w:rPr>
          <w:rFonts w:ascii="Times New Roman" w:hAnsi="Times New Roman" w:cs="Times New Roman"/>
          <w:bCs/>
        </w:rPr>
        <w:t>Percent</w:t>
      </w:r>
      <w:r w:rsidR="004E25F4">
        <w:rPr>
          <w:rFonts w:ascii="Times New Roman" w:hAnsi="Times New Roman" w:cs="Times New Roman"/>
          <w:b/>
          <w:bCs/>
        </w:rPr>
        <w:t xml:space="preserve">  </w:t>
      </w:r>
      <w:r w:rsidR="004E25F4">
        <w:rPr>
          <w:rFonts w:ascii="Times New Roman" w:hAnsi="Times New Roman" w:cs="Times New Roman"/>
        </w:rPr>
        <w:t>c</w:t>
      </w:r>
      <w:r w:rsidR="004E25F4" w:rsidRPr="00B60B1B">
        <w:rPr>
          <w:rFonts w:ascii="Times New Roman" w:hAnsi="Times New Roman" w:cs="Times New Roman"/>
        </w:rPr>
        <w:t>hanges</w:t>
      </w:r>
      <w:proofErr w:type="gramEnd"/>
      <w:r w:rsidR="00547CCE">
        <w:rPr>
          <w:rFonts w:ascii="Times New Roman" w:hAnsi="Times New Roman" w:cs="Times New Roman"/>
        </w:rPr>
        <w:t xml:space="preserve"> </w:t>
      </w:r>
      <w:r w:rsidR="007C768C">
        <w:rPr>
          <w:rFonts w:ascii="Times New Roman" w:hAnsi="Times New Roman" w:cs="Times New Roman"/>
        </w:rPr>
        <w:t>at</w:t>
      </w:r>
      <w:r w:rsidR="00547CCE" w:rsidRPr="00B60B1B">
        <w:rPr>
          <w:rFonts w:ascii="Times New Roman" w:hAnsi="Times New Roman" w:cs="Times New Roman"/>
        </w:rPr>
        <w:t xml:space="preserve"> the end of </w:t>
      </w:r>
      <w:r w:rsidR="007C768C">
        <w:rPr>
          <w:rFonts w:ascii="Times New Roman" w:hAnsi="Times New Roman" w:cs="Times New Roman"/>
        </w:rPr>
        <w:t xml:space="preserve">the </w:t>
      </w:r>
      <w:r w:rsidR="00547CCE" w:rsidRPr="00B60B1B">
        <w:rPr>
          <w:rFonts w:ascii="Times New Roman" w:hAnsi="Times New Roman" w:cs="Times New Roman"/>
        </w:rPr>
        <w:t xml:space="preserve">incubations </w:t>
      </w:r>
      <w:r w:rsidR="007C768C">
        <w:rPr>
          <w:rFonts w:ascii="Times New Roman" w:hAnsi="Times New Roman" w:cs="Times New Roman"/>
        </w:rPr>
        <w:t>(final vs. initial values) at the 5 different</w:t>
      </w:r>
      <w:r w:rsidR="007C768C" w:rsidRPr="00B60B1B">
        <w:rPr>
          <w:rFonts w:ascii="Times New Roman" w:hAnsi="Times New Roman" w:cs="Times New Roman"/>
        </w:rPr>
        <w:t xml:space="preserve"> </w:t>
      </w:r>
      <w:r w:rsidR="00547CCE" w:rsidRPr="00B60B1B">
        <w:rPr>
          <w:rFonts w:ascii="Times New Roman" w:hAnsi="Times New Roman" w:cs="Times New Roman"/>
        </w:rPr>
        <w:t>temperature</w:t>
      </w:r>
      <w:r w:rsidR="007C768C">
        <w:rPr>
          <w:rFonts w:ascii="Times New Roman" w:hAnsi="Times New Roman" w:cs="Times New Roman"/>
        </w:rPr>
        <w:t>s</w:t>
      </w:r>
      <w:r w:rsidR="00547CCE" w:rsidRPr="00B60B1B">
        <w:rPr>
          <w:rFonts w:ascii="Times New Roman" w:hAnsi="Times New Roman" w:cs="Times New Roman"/>
        </w:rPr>
        <w:t xml:space="preserve"> treatment</w:t>
      </w:r>
      <w:r w:rsidR="00547CCE">
        <w:rPr>
          <w:rFonts w:ascii="Times New Roman" w:hAnsi="Times New Roman" w:cs="Times New Roman"/>
        </w:rPr>
        <w:t>s</w:t>
      </w:r>
      <w:r w:rsidR="004E25F4" w:rsidRPr="00B60B1B">
        <w:rPr>
          <w:rFonts w:ascii="Times New Roman" w:hAnsi="Times New Roman" w:cs="Times New Roman"/>
        </w:rPr>
        <w:t xml:space="preserve"> </w:t>
      </w:r>
      <w:r w:rsidR="00547CCE">
        <w:rPr>
          <w:rFonts w:ascii="Times New Roman" w:hAnsi="Times New Roman" w:cs="Times New Roman"/>
        </w:rPr>
        <w:t>of</w:t>
      </w:r>
      <w:r w:rsidR="00547CCE" w:rsidRPr="00B60B1B">
        <w:rPr>
          <w:rFonts w:ascii="Times New Roman" w:hAnsi="Times New Roman" w:cs="Times New Roman"/>
        </w:rPr>
        <w:t xml:space="preserve"> </w:t>
      </w:r>
      <w:r w:rsidR="004E25F4">
        <w:rPr>
          <w:rFonts w:ascii="Times New Roman" w:hAnsi="Times New Roman" w:cs="Times New Roman"/>
        </w:rPr>
        <w:t xml:space="preserve">net </w:t>
      </w:r>
      <w:r w:rsidRPr="00B60B1B">
        <w:rPr>
          <w:rFonts w:ascii="Times New Roman" w:hAnsi="Times New Roman" w:cs="Times New Roman"/>
        </w:rPr>
        <w:t>DOC concentration</w:t>
      </w:r>
      <w:r w:rsidR="00547CCE">
        <w:rPr>
          <w:rFonts w:ascii="Times New Roman" w:hAnsi="Times New Roman" w:cs="Times New Roman"/>
        </w:rPr>
        <w:t>s</w:t>
      </w:r>
      <w:r w:rsidRPr="00B60B1B">
        <w:rPr>
          <w:rFonts w:ascii="Times New Roman" w:hAnsi="Times New Roman" w:cs="Times New Roman"/>
        </w:rPr>
        <w:t xml:space="preserve"> </w:t>
      </w:r>
      <w:r w:rsidR="007C768C">
        <w:rPr>
          <w:rFonts w:ascii="Times New Roman" w:hAnsi="Times New Roman" w:cs="Times New Roman"/>
        </w:rPr>
        <w:t xml:space="preserve">(A) </w:t>
      </w:r>
      <w:r w:rsidRPr="00B60B1B">
        <w:rPr>
          <w:rFonts w:ascii="Times New Roman" w:hAnsi="Times New Roman" w:cs="Times New Roman"/>
        </w:rPr>
        <w:t>and</w:t>
      </w:r>
      <w:r w:rsidR="00547CCE">
        <w:rPr>
          <w:rFonts w:ascii="Times New Roman" w:hAnsi="Times New Roman" w:cs="Times New Roman"/>
        </w:rPr>
        <w:t xml:space="preserve"> </w:t>
      </w:r>
      <w:r w:rsidR="004E25F4">
        <w:rPr>
          <w:rFonts w:ascii="Times New Roman" w:hAnsi="Times New Roman" w:cs="Times New Roman"/>
        </w:rPr>
        <w:t>the p</w:t>
      </w:r>
      <w:r w:rsidR="004E25F4" w:rsidRPr="00B60B1B">
        <w:rPr>
          <w:rFonts w:ascii="Times New Roman" w:hAnsi="Times New Roman" w:cs="Times New Roman"/>
        </w:rPr>
        <w:t>rotein</w:t>
      </w:r>
      <w:r w:rsidR="004E25F4">
        <w:rPr>
          <w:rFonts w:ascii="Times New Roman" w:hAnsi="Times New Roman" w:cs="Times New Roman"/>
        </w:rPr>
        <w:t xml:space="preserve"> to</w:t>
      </w:r>
      <w:r w:rsidR="004E25F4" w:rsidRPr="00B60B1B">
        <w:rPr>
          <w:rFonts w:ascii="Times New Roman" w:hAnsi="Times New Roman" w:cs="Times New Roman"/>
        </w:rPr>
        <w:t xml:space="preserve"> </w:t>
      </w:r>
      <w:r w:rsidR="004E25F4">
        <w:rPr>
          <w:rFonts w:ascii="Times New Roman" w:hAnsi="Times New Roman" w:cs="Times New Roman"/>
        </w:rPr>
        <w:t>h</w:t>
      </w:r>
      <w:r w:rsidR="004E25F4" w:rsidRPr="00B60B1B">
        <w:rPr>
          <w:rFonts w:ascii="Times New Roman" w:hAnsi="Times New Roman" w:cs="Times New Roman"/>
        </w:rPr>
        <w:t>umic fluorescen</w:t>
      </w:r>
      <w:r w:rsidR="004E25F4">
        <w:rPr>
          <w:rFonts w:ascii="Times New Roman" w:hAnsi="Times New Roman" w:cs="Times New Roman"/>
        </w:rPr>
        <w:t xml:space="preserve">t </w:t>
      </w:r>
      <w:r w:rsidRPr="00B60B1B">
        <w:rPr>
          <w:rFonts w:ascii="Times New Roman" w:hAnsi="Times New Roman" w:cs="Times New Roman"/>
        </w:rPr>
        <w:t>ratio</w:t>
      </w:r>
      <w:r w:rsidR="007C768C">
        <w:rPr>
          <w:rFonts w:ascii="Times New Roman" w:hAnsi="Times New Roman" w:cs="Times New Roman"/>
        </w:rPr>
        <w:t xml:space="preserve"> (B).</w:t>
      </w:r>
      <w:r w:rsidR="00F54BF2">
        <w:rPr>
          <w:rFonts w:ascii="Times New Roman" w:hAnsi="Times New Roman" w:cs="Times New Roman"/>
        </w:rPr>
        <w:t xml:space="preserve"> </w:t>
      </w:r>
      <w:r w:rsidR="00547CCE">
        <w:rPr>
          <w:rFonts w:ascii="Times New Roman" w:hAnsi="Times New Roman" w:cs="Times New Roman"/>
        </w:rPr>
        <w:t>PROT/HUM</w:t>
      </w:r>
      <w:r w:rsidR="007C768C">
        <w:rPr>
          <w:rFonts w:ascii="Times New Roman" w:hAnsi="Times New Roman" w:cs="Times New Roman"/>
        </w:rPr>
        <w:t xml:space="preserve"> was </w:t>
      </w:r>
      <w:r w:rsidR="00547CCE" w:rsidRPr="00A633DC">
        <w:rPr>
          <w:rFonts w:ascii="Times New Roman" w:hAnsi="Times New Roman" w:cs="Times New Roman"/>
          <w:color w:val="000000" w:themeColor="text1"/>
        </w:rPr>
        <w:t xml:space="preserve">calculated as the </w:t>
      </w:r>
      <w:r w:rsidR="00547CCE">
        <w:rPr>
          <w:rFonts w:ascii="Times New Roman" w:hAnsi="Times New Roman" w:cs="Times New Roman"/>
          <w:color w:val="000000" w:themeColor="text1"/>
        </w:rPr>
        <w:t xml:space="preserve">sum of </w:t>
      </w:r>
      <w:r w:rsidR="00547CCE" w:rsidRPr="00A633DC">
        <w:rPr>
          <w:rFonts w:ascii="Times New Roman" w:hAnsi="Times New Roman" w:cs="Times New Roman"/>
          <w:color w:val="000000" w:themeColor="text1"/>
        </w:rPr>
        <w:t>fluorescence emitted by the protein-like components</w:t>
      </w:r>
      <w:r w:rsidR="00547CCE">
        <w:rPr>
          <w:rFonts w:ascii="Times New Roman" w:hAnsi="Times New Roman" w:cs="Times New Roman"/>
          <w:color w:val="000000" w:themeColor="text1"/>
        </w:rPr>
        <w:t xml:space="preserve"> (</w:t>
      </w:r>
      <w:r w:rsidR="00547CCE" w:rsidRPr="00A633DC">
        <w:rPr>
          <w:rFonts w:ascii="Times New Roman" w:hAnsi="Times New Roman" w:cs="Times New Roman"/>
          <w:color w:val="000000" w:themeColor="text1"/>
        </w:rPr>
        <w:t xml:space="preserve">C2 </w:t>
      </w:r>
      <w:r w:rsidR="00547CCE">
        <w:rPr>
          <w:rFonts w:ascii="Times New Roman" w:hAnsi="Times New Roman" w:cs="Times New Roman"/>
          <w:color w:val="000000" w:themeColor="text1"/>
        </w:rPr>
        <w:t xml:space="preserve">+ </w:t>
      </w:r>
      <w:r w:rsidR="00547CCE" w:rsidRPr="00A633DC">
        <w:rPr>
          <w:rFonts w:ascii="Times New Roman" w:hAnsi="Times New Roman" w:cs="Times New Roman"/>
          <w:color w:val="000000" w:themeColor="text1"/>
        </w:rPr>
        <w:t>C4</w:t>
      </w:r>
      <w:r w:rsidR="00547CCE">
        <w:rPr>
          <w:rFonts w:ascii="Times New Roman" w:hAnsi="Times New Roman" w:cs="Times New Roman"/>
          <w:color w:val="000000" w:themeColor="text1"/>
        </w:rPr>
        <w:t>)</w:t>
      </w:r>
      <w:r w:rsidR="00547CCE" w:rsidRPr="00A633DC">
        <w:rPr>
          <w:rFonts w:ascii="Times New Roman" w:hAnsi="Times New Roman" w:cs="Times New Roman"/>
          <w:color w:val="000000" w:themeColor="text1"/>
        </w:rPr>
        <w:t xml:space="preserve"> divided by that of the humic-like components</w:t>
      </w:r>
      <w:r w:rsidR="00547CCE">
        <w:rPr>
          <w:rFonts w:ascii="Times New Roman" w:hAnsi="Times New Roman" w:cs="Times New Roman"/>
          <w:color w:val="000000" w:themeColor="text1"/>
        </w:rPr>
        <w:t xml:space="preserve"> (</w:t>
      </w:r>
      <w:r w:rsidR="00547CCE" w:rsidRPr="00A633DC">
        <w:rPr>
          <w:rFonts w:ascii="Times New Roman" w:hAnsi="Times New Roman" w:cs="Times New Roman"/>
          <w:color w:val="000000" w:themeColor="text1"/>
        </w:rPr>
        <w:t>C1</w:t>
      </w:r>
      <w:r w:rsidR="00547CCE">
        <w:rPr>
          <w:rFonts w:ascii="Times New Roman" w:hAnsi="Times New Roman" w:cs="Times New Roman"/>
          <w:color w:val="000000" w:themeColor="text1"/>
        </w:rPr>
        <w:t>+</w:t>
      </w:r>
      <w:r w:rsidR="00547CCE" w:rsidRPr="00A633DC">
        <w:rPr>
          <w:rFonts w:ascii="Times New Roman" w:hAnsi="Times New Roman" w:cs="Times New Roman"/>
          <w:color w:val="000000" w:themeColor="text1"/>
        </w:rPr>
        <w:t xml:space="preserve"> C3</w:t>
      </w:r>
      <w:r w:rsidR="00547CCE">
        <w:rPr>
          <w:rFonts w:ascii="Times New Roman" w:hAnsi="Times New Roman" w:cs="Times New Roman"/>
          <w:color w:val="000000" w:themeColor="text1"/>
        </w:rPr>
        <w:t>)</w:t>
      </w:r>
      <w:r w:rsidR="009D1297">
        <w:rPr>
          <w:rFonts w:ascii="Times New Roman" w:hAnsi="Times New Roman" w:cs="Times New Roman"/>
          <w:color w:val="000000" w:themeColor="text1"/>
        </w:rPr>
        <w:t>.</w:t>
      </w:r>
      <w:r w:rsidRPr="00B60B1B">
        <w:rPr>
          <w:rFonts w:ascii="Times New Roman" w:hAnsi="Times New Roman" w:cs="Times New Roman"/>
        </w:rPr>
        <w:t xml:space="preserve"> </w:t>
      </w:r>
      <w:r w:rsidR="007C768C">
        <w:rPr>
          <w:rFonts w:ascii="Times New Roman" w:hAnsi="Times New Roman" w:cs="Times New Roman"/>
        </w:rPr>
        <w:t>C</w:t>
      </w:r>
      <w:r w:rsidR="00F54BF2">
        <w:rPr>
          <w:rFonts w:ascii="Times New Roman" w:hAnsi="Times New Roman" w:cs="Times New Roman"/>
        </w:rPr>
        <w:t xml:space="preserve">hanges </w:t>
      </w:r>
      <w:r w:rsidR="009D1297">
        <w:rPr>
          <w:rFonts w:ascii="Times New Roman" w:hAnsi="Times New Roman" w:cs="Times New Roman"/>
        </w:rPr>
        <w:t>are</w:t>
      </w:r>
      <w:r w:rsidR="00F54BF2">
        <w:rPr>
          <w:rFonts w:ascii="Times New Roman" w:hAnsi="Times New Roman" w:cs="Times New Roman"/>
        </w:rPr>
        <w:t xml:space="preserve"> calculated as [(Final-Initial)/Initial x 100]</w:t>
      </w:r>
      <w:r w:rsidR="00C85305">
        <w:rPr>
          <w:rFonts w:ascii="Times New Roman" w:hAnsi="Times New Roman" w:cs="Times New Roman"/>
        </w:rPr>
        <w:t xml:space="preserve">. </w:t>
      </w:r>
      <w:r w:rsidRPr="00B60B1B">
        <w:rPr>
          <w:rFonts w:ascii="Times New Roman" w:hAnsi="Times New Roman" w:cs="Times New Roman"/>
        </w:rPr>
        <w:t xml:space="preserve">Error bars represent </w:t>
      </w:r>
      <w:r w:rsidR="000513D5" w:rsidRPr="00B60B1B">
        <w:rPr>
          <w:rFonts w:ascii="Times New Roman" w:hAnsi="Times New Roman" w:cs="Times New Roman"/>
        </w:rPr>
        <w:t>s</w:t>
      </w:r>
      <w:r w:rsidR="000513D5">
        <w:rPr>
          <w:rFonts w:ascii="Times New Roman" w:hAnsi="Times New Roman" w:cs="Times New Roman"/>
        </w:rPr>
        <w:t>t</w:t>
      </w:r>
      <w:r w:rsidR="000513D5" w:rsidRPr="00B60B1B">
        <w:rPr>
          <w:rFonts w:ascii="Times New Roman" w:hAnsi="Times New Roman" w:cs="Times New Roman"/>
        </w:rPr>
        <w:t>and</w:t>
      </w:r>
      <w:r w:rsidR="000513D5">
        <w:rPr>
          <w:rFonts w:ascii="Times New Roman" w:hAnsi="Times New Roman" w:cs="Times New Roman"/>
        </w:rPr>
        <w:t>ar</w:t>
      </w:r>
      <w:r w:rsidR="000513D5" w:rsidRPr="00B60B1B">
        <w:rPr>
          <w:rFonts w:ascii="Times New Roman" w:hAnsi="Times New Roman" w:cs="Times New Roman"/>
        </w:rPr>
        <w:t xml:space="preserve">d </w:t>
      </w:r>
      <w:r w:rsidRPr="00B60B1B">
        <w:rPr>
          <w:rFonts w:ascii="Times New Roman" w:hAnsi="Times New Roman" w:cs="Times New Roman"/>
        </w:rPr>
        <w:t>deviation.</w:t>
      </w:r>
      <w:r w:rsidR="004E25F4">
        <w:br w:type="page"/>
      </w:r>
    </w:p>
    <w:p w14:paraId="7BCB3DB0" w14:textId="6C696360" w:rsidR="00AA7040" w:rsidRPr="00AA7040" w:rsidRDefault="005552E8" w:rsidP="00AA7040">
      <w:r w:rsidRPr="001801B3">
        <w:rPr>
          <w:noProof/>
        </w:rPr>
        <w:drawing>
          <wp:inline distT="0" distB="0" distL="0" distR="0" wp14:anchorId="22165B47" wp14:editId="59A07AF4">
            <wp:extent cx="5490032" cy="213120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0032" cy="21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85FE" w14:textId="77777777" w:rsidR="00AA7040" w:rsidRPr="00AA7040" w:rsidRDefault="00AA7040" w:rsidP="00AA7040"/>
    <w:p w14:paraId="11C34142" w14:textId="77777777" w:rsidR="005F3839" w:rsidRDefault="005F3839" w:rsidP="00AA7040"/>
    <w:p w14:paraId="0AAB4E9B" w14:textId="4D25CA83" w:rsidR="004E25F4" w:rsidRPr="00892445" w:rsidRDefault="00E74315" w:rsidP="005D11D3">
      <w:pPr>
        <w:spacing w:line="480" w:lineRule="auto"/>
        <w:jc w:val="both"/>
        <w:rPr>
          <w:rFonts w:ascii="Times New Roman" w:hAnsi="Times New Roman" w:cs="Times New Roman"/>
          <w:strike/>
        </w:rPr>
      </w:pPr>
      <w:r w:rsidRPr="00CB23FC">
        <w:rPr>
          <w:rFonts w:ascii="Times New Roman" w:hAnsi="Times New Roman" w:cs="Times New Roman"/>
          <w:b/>
          <w:bCs/>
        </w:rPr>
        <w:t>Fig</w:t>
      </w:r>
      <w:r w:rsidR="006A7222" w:rsidRPr="00CB23FC">
        <w:rPr>
          <w:rFonts w:ascii="Times New Roman" w:hAnsi="Times New Roman" w:cs="Times New Roman"/>
          <w:b/>
          <w:bCs/>
        </w:rPr>
        <w:t>.</w:t>
      </w:r>
      <w:r w:rsidRPr="00CB23FC">
        <w:rPr>
          <w:rFonts w:ascii="Times New Roman" w:hAnsi="Times New Roman" w:cs="Times New Roman"/>
          <w:b/>
          <w:bCs/>
        </w:rPr>
        <w:t xml:space="preserve"> </w:t>
      </w:r>
      <w:r w:rsidR="00CB23FC" w:rsidRPr="00CB23FC">
        <w:rPr>
          <w:rFonts w:ascii="Times New Roman" w:hAnsi="Times New Roman" w:cs="Times New Roman"/>
          <w:b/>
          <w:bCs/>
        </w:rPr>
        <w:t>S5</w:t>
      </w:r>
      <w:r w:rsidRPr="00CB23FC">
        <w:rPr>
          <w:rFonts w:ascii="Times New Roman" w:hAnsi="Times New Roman" w:cs="Times New Roman"/>
          <w:b/>
        </w:rPr>
        <w:t>:</w:t>
      </w:r>
      <w:r w:rsidRPr="00920CFB">
        <w:rPr>
          <w:rFonts w:ascii="Times New Roman" w:hAnsi="Times New Roman" w:cs="Times New Roman"/>
        </w:rPr>
        <w:t xml:space="preserve"> </w:t>
      </w:r>
      <w:r w:rsidR="00920CFB" w:rsidRPr="00920CFB">
        <w:rPr>
          <w:rFonts w:ascii="Times New Roman" w:hAnsi="Times New Roman" w:cs="Times New Roman"/>
        </w:rPr>
        <w:t>C</w:t>
      </w:r>
      <w:r w:rsidR="007C768C">
        <w:rPr>
          <w:rFonts w:ascii="Times New Roman" w:hAnsi="Times New Roman" w:cs="Times New Roman"/>
        </w:rPr>
        <w:t>olored dissolved organic matter (C</w:t>
      </w:r>
      <w:r w:rsidR="00920CFB" w:rsidRPr="00920CFB">
        <w:rPr>
          <w:rFonts w:ascii="Times New Roman" w:hAnsi="Times New Roman" w:cs="Times New Roman"/>
        </w:rPr>
        <w:t>DOM</w:t>
      </w:r>
      <w:r w:rsidR="007C768C">
        <w:rPr>
          <w:rFonts w:ascii="Times New Roman" w:hAnsi="Times New Roman" w:cs="Times New Roman"/>
        </w:rPr>
        <w:t>)</w:t>
      </w:r>
      <w:r w:rsidR="00920CFB" w:rsidRPr="00920CFB">
        <w:rPr>
          <w:rFonts w:ascii="Times New Roman" w:hAnsi="Times New Roman" w:cs="Times New Roman"/>
        </w:rPr>
        <w:t xml:space="preserve"> absorbance spectra of all cultures</w:t>
      </w:r>
      <w:r w:rsidR="009843DE">
        <w:rPr>
          <w:rFonts w:ascii="Times New Roman" w:hAnsi="Times New Roman" w:cs="Times New Roman"/>
        </w:rPr>
        <w:t xml:space="preserve"> normalized to DOC concentration</w:t>
      </w:r>
      <w:r w:rsidR="00920CFB" w:rsidRPr="00920CFB">
        <w:rPr>
          <w:rFonts w:ascii="Times New Roman" w:hAnsi="Times New Roman" w:cs="Times New Roman"/>
        </w:rPr>
        <w:t xml:space="preserve"> at the beginning (</w:t>
      </w:r>
      <w:r w:rsidR="004E25F4">
        <w:rPr>
          <w:rFonts w:ascii="Times New Roman" w:hAnsi="Times New Roman" w:cs="Times New Roman"/>
        </w:rPr>
        <w:t>A</w:t>
      </w:r>
      <w:r w:rsidR="00920CFB" w:rsidRPr="00920CFB">
        <w:rPr>
          <w:rFonts w:ascii="Times New Roman" w:hAnsi="Times New Roman" w:cs="Times New Roman"/>
        </w:rPr>
        <w:t>) and</w:t>
      </w:r>
      <w:r w:rsidR="007C768C">
        <w:rPr>
          <w:rFonts w:ascii="Times New Roman" w:hAnsi="Times New Roman" w:cs="Times New Roman"/>
        </w:rPr>
        <w:t xml:space="preserve"> the</w:t>
      </w:r>
      <w:r w:rsidR="00920CFB" w:rsidRPr="00920CFB">
        <w:rPr>
          <w:rFonts w:ascii="Times New Roman" w:hAnsi="Times New Roman" w:cs="Times New Roman"/>
        </w:rPr>
        <w:t xml:space="preserve"> end (</w:t>
      </w:r>
      <w:r w:rsidR="004E25F4">
        <w:rPr>
          <w:rFonts w:ascii="Times New Roman" w:hAnsi="Times New Roman" w:cs="Times New Roman"/>
        </w:rPr>
        <w:t>B</w:t>
      </w:r>
      <w:r w:rsidR="00920CFB" w:rsidRPr="00920CFB">
        <w:rPr>
          <w:rFonts w:ascii="Times New Roman" w:hAnsi="Times New Roman" w:cs="Times New Roman"/>
        </w:rPr>
        <w:t>) of the incubations</w:t>
      </w:r>
      <w:r w:rsidR="007C768C">
        <w:rPr>
          <w:rFonts w:ascii="Times New Roman" w:hAnsi="Times New Roman" w:cs="Times New Roman"/>
        </w:rPr>
        <w:t xml:space="preserve"> at the 5 different temperatures</w:t>
      </w:r>
      <w:r w:rsidR="00920CFB" w:rsidRPr="00920CFB">
        <w:rPr>
          <w:rFonts w:ascii="Times New Roman" w:hAnsi="Times New Roman" w:cs="Times New Roman"/>
        </w:rPr>
        <w:t>.</w:t>
      </w:r>
      <w:r w:rsidR="007C768C">
        <w:rPr>
          <w:rFonts w:ascii="Times New Roman" w:hAnsi="Times New Roman" w:cs="Times New Roman"/>
        </w:rPr>
        <w:t xml:space="preserve"> </w:t>
      </w:r>
      <w:r w:rsidR="00CF5099">
        <w:rPr>
          <w:rFonts w:ascii="Times New Roman" w:hAnsi="Times New Roman" w:cs="Times New Roman"/>
        </w:rPr>
        <w:t>Measurements of 4 replicate</w:t>
      </w:r>
      <w:r w:rsidR="005552E8">
        <w:rPr>
          <w:rFonts w:ascii="Times New Roman" w:hAnsi="Times New Roman" w:cs="Times New Roman"/>
        </w:rPr>
        <w:t>s</w:t>
      </w:r>
      <w:r w:rsidR="00CF5099">
        <w:rPr>
          <w:rFonts w:ascii="Times New Roman" w:hAnsi="Times New Roman" w:cs="Times New Roman"/>
        </w:rPr>
        <w:t xml:space="preserve"> are shown</w:t>
      </w:r>
      <w:r w:rsidR="007C768C">
        <w:rPr>
          <w:rFonts w:ascii="Times New Roman" w:hAnsi="Times New Roman" w:cs="Times New Roman"/>
        </w:rPr>
        <w:t xml:space="preserve">. </w:t>
      </w:r>
    </w:p>
    <w:p w14:paraId="68F34AAD" w14:textId="77777777" w:rsidR="00920CFB" w:rsidRPr="00920CFB" w:rsidRDefault="004E25F4" w:rsidP="000F6F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884BBCB" w14:textId="356FFEA4" w:rsidR="00CC6869" w:rsidRDefault="005552E8" w:rsidP="00347CB9">
      <w:pPr>
        <w:spacing w:line="480" w:lineRule="auto"/>
        <w:rPr>
          <w:rFonts w:ascii="Times New Roman" w:hAnsi="Times New Roman" w:cs="Times New Roman"/>
          <w:b/>
          <w:bCs/>
        </w:rPr>
      </w:pPr>
      <w:r w:rsidRPr="006D6FB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FD35E27" wp14:editId="2ACFD53C">
            <wp:extent cx="4438545" cy="58051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716" cy="581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5FA7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9F8FF9B" wp14:editId="3DA3B569">
                <wp:simplePos x="0" y="0"/>
                <wp:positionH relativeFrom="column">
                  <wp:posOffset>228600</wp:posOffset>
                </wp:positionH>
                <wp:positionV relativeFrom="paragraph">
                  <wp:posOffset>126365</wp:posOffset>
                </wp:positionV>
                <wp:extent cx="365760" cy="206375"/>
                <wp:effectExtent l="0" t="0" r="0" b="0"/>
                <wp:wrapThrough wrapText="bothSides">
                  <wp:wrapPolygon edited="0">
                    <wp:start x="17804" y="20090"/>
                    <wp:lineTo x="17804" y="3474"/>
                    <wp:lineTo x="4138" y="3474"/>
                    <wp:lineTo x="4138" y="20090"/>
                    <wp:lineTo x="17804" y="20090"/>
                  </wp:wrapPolygon>
                </wp:wrapThrough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0800000">
                          <a:off x="0" y="0"/>
                          <a:ext cx="365760" cy="206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ECA97BF" w14:textId="77777777" w:rsidR="008A41B6" w:rsidRPr="006B38EF" w:rsidRDefault="008A41B6">
                            <w:pPr>
                              <w:rPr>
                                <w:rFonts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F8FF9B" id="Text Box 15" o:spid="_x0000_s1033" type="#_x0000_t202" style="position:absolute;margin-left:18pt;margin-top:9.95pt;width:28.8pt;height:16.25pt;rotation:180;z-index:25167564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" filled="f" stroked="f">
                <v:textbox style="layout-flow:vertical-ideographic;mso-fit-shape-to-text:t">
                  <w:txbxContent>
                    <w:p w14:paraId="1ECA97BF" w14:textId="77777777" w:rsidR="008A41B6" w:rsidRPr="006B38EF" w:rsidRDefault="008A41B6">
                      <w:pPr>
                        <w:rPr>
                          <w:rFonts w:cs="Times New Roman"/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772538A1" w14:textId="77777777" w:rsidR="006B38EF" w:rsidRDefault="006B38EF" w:rsidP="00571518"/>
    <w:p w14:paraId="33276595" w14:textId="42DE51FC" w:rsidR="0043372B" w:rsidRDefault="0043372B" w:rsidP="00513092">
      <w:pPr>
        <w:spacing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CB23FC">
        <w:rPr>
          <w:rFonts w:ascii="Times New Roman" w:hAnsi="Times New Roman" w:cs="Times New Roman"/>
          <w:b/>
          <w:bCs/>
        </w:rPr>
        <w:t>Fig</w:t>
      </w:r>
      <w:r w:rsidR="001833EF" w:rsidRPr="00CB23FC">
        <w:rPr>
          <w:rFonts w:ascii="Times New Roman" w:hAnsi="Times New Roman" w:cs="Times New Roman"/>
          <w:b/>
          <w:bCs/>
        </w:rPr>
        <w:t>.</w:t>
      </w:r>
      <w:r w:rsidRPr="00CB23FC">
        <w:rPr>
          <w:rFonts w:ascii="Times New Roman" w:hAnsi="Times New Roman" w:cs="Times New Roman"/>
          <w:b/>
          <w:bCs/>
        </w:rPr>
        <w:t xml:space="preserve"> </w:t>
      </w:r>
      <w:r w:rsidR="00CB23FC" w:rsidRPr="00CB23FC">
        <w:rPr>
          <w:rFonts w:ascii="Times New Roman" w:hAnsi="Times New Roman" w:cs="Times New Roman"/>
          <w:b/>
          <w:bCs/>
        </w:rPr>
        <w:t>S6</w:t>
      </w:r>
      <w:r w:rsidRPr="00CB23FC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/>
        </w:rPr>
        <w:t xml:space="preserve"> </w:t>
      </w:r>
      <w:r w:rsidR="00C24B83" w:rsidRPr="00B52590">
        <w:rPr>
          <w:rFonts w:ascii="Times New Roman" w:hAnsi="Times New Roman" w:cs="Times New Roman"/>
          <w:bCs/>
        </w:rPr>
        <w:t>Fluorescent dissolved organic matter</w:t>
      </w:r>
      <w:r w:rsidR="00C24B83">
        <w:rPr>
          <w:rFonts w:ascii="Times New Roman" w:hAnsi="Times New Roman" w:cs="Times New Roman"/>
          <w:b/>
        </w:rPr>
        <w:t xml:space="preserve"> (</w:t>
      </w:r>
      <w:r>
        <w:rPr>
          <w:rFonts w:ascii="Times New Roman" w:hAnsi="Times New Roman" w:cs="Times New Roman"/>
          <w:color w:val="000000" w:themeColor="text1"/>
        </w:rPr>
        <w:t>FDOM</w:t>
      </w:r>
      <w:r w:rsidR="00C24B83">
        <w:rPr>
          <w:rFonts w:ascii="Times New Roman" w:hAnsi="Times New Roman" w:cs="Times New Roman"/>
          <w:color w:val="000000" w:themeColor="text1"/>
        </w:rPr>
        <w:t>)</w:t>
      </w:r>
      <w:r>
        <w:rPr>
          <w:rFonts w:ascii="Times New Roman" w:hAnsi="Times New Roman" w:cs="Times New Roman"/>
          <w:color w:val="000000" w:themeColor="text1"/>
        </w:rPr>
        <w:t xml:space="preserve"> changes observed in the cultures at the </w:t>
      </w:r>
      <w:r w:rsidR="009843DE">
        <w:rPr>
          <w:rFonts w:ascii="Times New Roman" w:hAnsi="Times New Roman" w:cs="Times New Roman"/>
          <w:color w:val="000000" w:themeColor="text1"/>
        </w:rPr>
        <w:t xml:space="preserve">5 </w:t>
      </w:r>
      <w:r>
        <w:rPr>
          <w:rFonts w:ascii="Times New Roman" w:hAnsi="Times New Roman" w:cs="Times New Roman"/>
          <w:color w:val="000000" w:themeColor="text1"/>
        </w:rPr>
        <w:t>different temperature</w:t>
      </w:r>
      <w:r w:rsidR="009843DE">
        <w:rPr>
          <w:rFonts w:ascii="Times New Roman" w:hAnsi="Times New Roman" w:cs="Times New Roman"/>
          <w:color w:val="000000" w:themeColor="text1"/>
        </w:rPr>
        <w:t>s</w:t>
      </w:r>
      <w:r>
        <w:rPr>
          <w:rFonts w:ascii="Times New Roman" w:hAnsi="Times New Roman" w:cs="Times New Roman"/>
          <w:color w:val="000000" w:themeColor="text1"/>
        </w:rPr>
        <w:t>. Left panels</w:t>
      </w:r>
      <w:r w:rsidR="00B33BEB">
        <w:rPr>
          <w:rFonts w:ascii="Times New Roman" w:hAnsi="Times New Roman" w:cs="Times New Roman"/>
          <w:color w:val="000000" w:themeColor="text1"/>
        </w:rPr>
        <w:t xml:space="preserve"> (</w:t>
      </w:r>
      <w:r w:rsidR="004F3A9F">
        <w:rPr>
          <w:rFonts w:ascii="Times New Roman" w:hAnsi="Times New Roman" w:cs="Times New Roman"/>
          <w:color w:val="000000" w:themeColor="text1"/>
        </w:rPr>
        <w:t>A</w:t>
      </w:r>
      <w:r w:rsidR="00B33BEB">
        <w:rPr>
          <w:rFonts w:ascii="Times New Roman" w:hAnsi="Times New Roman" w:cs="Times New Roman"/>
          <w:color w:val="000000" w:themeColor="text1"/>
        </w:rPr>
        <w:t xml:space="preserve">, </w:t>
      </w:r>
      <w:r w:rsidR="004F3A9F">
        <w:rPr>
          <w:rFonts w:ascii="Times New Roman" w:hAnsi="Times New Roman" w:cs="Times New Roman"/>
          <w:color w:val="000000" w:themeColor="text1"/>
        </w:rPr>
        <w:t>B</w:t>
      </w:r>
      <w:r w:rsidR="00B33BEB">
        <w:rPr>
          <w:rFonts w:ascii="Times New Roman" w:hAnsi="Times New Roman" w:cs="Times New Roman"/>
          <w:color w:val="000000" w:themeColor="text1"/>
        </w:rPr>
        <w:t xml:space="preserve">, </w:t>
      </w:r>
      <w:r w:rsidR="004F3A9F">
        <w:rPr>
          <w:rFonts w:ascii="Times New Roman" w:hAnsi="Times New Roman" w:cs="Times New Roman"/>
          <w:color w:val="000000" w:themeColor="text1"/>
        </w:rPr>
        <w:t>C</w:t>
      </w:r>
      <w:r w:rsidR="00B33BEB">
        <w:rPr>
          <w:rFonts w:ascii="Times New Roman" w:hAnsi="Times New Roman" w:cs="Times New Roman"/>
          <w:color w:val="000000" w:themeColor="text1"/>
        </w:rPr>
        <w:t xml:space="preserve">, </w:t>
      </w:r>
      <w:r w:rsidR="004F3A9F">
        <w:rPr>
          <w:rFonts w:ascii="Times New Roman" w:hAnsi="Times New Roman" w:cs="Times New Roman"/>
          <w:color w:val="000000" w:themeColor="text1"/>
        </w:rPr>
        <w:t>D</w:t>
      </w:r>
      <w:r w:rsidR="00B33BEB">
        <w:rPr>
          <w:rFonts w:ascii="Times New Roman" w:hAnsi="Times New Roman" w:cs="Times New Roman"/>
          <w:color w:val="000000" w:themeColor="text1"/>
        </w:rPr>
        <w:t xml:space="preserve">, </w:t>
      </w:r>
      <w:r w:rsidR="004F3A9F">
        <w:rPr>
          <w:rFonts w:ascii="Times New Roman" w:hAnsi="Times New Roman" w:cs="Times New Roman"/>
          <w:color w:val="000000" w:themeColor="text1"/>
        </w:rPr>
        <w:t>E</w:t>
      </w:r>
      <w:r w:rsidR="00B33BEB">
        <w:rPr>
          <w:rFonts w:ascii="Times New Roman" w:hAnsi="Times New Roman" w:cs="Times New Roman"/>
          <w:color w:val="000000" w:themeColor="text1"/>
        </w:rPr>
        <w:t>) display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B33BEB">
        <w:rPr>
          <w:rFonts w:ascii="Times New Roman" w:hAnsi="Times New Roman" w:cs="Times New Roman"/>
          <w:color w:val="000000" w:themeColor="text1"/>
        </w:rPr>
        <w:t>c</w:t>
      </w:r>
      <w:r>
        <w:rPr>
          <w:rFonts w:ascii="Times New Roman" w:hAnsi="Times New Roman" w:cs="Times New Roman"/>
          <w:color w:val="000000" w:themeColor="text1"/>
        </w:rPr>
        <w:t>hanges in the fluorescent signal of all components with time. Right panels</w:t>
      </w:r>
      <w:r w:rsidR="00B33BEB">
        <w:rPr>
          <w:rFonts w:ascii="Times New Roman" w:hAnsi="Times New Roman" w:cs="Times New Roman"/>
          <w:color w:val="000000" w:themeColor="text1"/>
        </w:rPr>
        <w:t xml:space="preserve"> (</w:t>
      </w:r>
      <w:r w:rsidR="004F3A9F">
        <w:rPr>
          <w:rFonts w:ascii="Times New Roman" w:hAnsi="Times New Roman" w:cs="Times New Roman"/>
          <w:color w:val="000000" w:themeColor="text1"/>
        </w:rPr>
        <w:t>F</w:t>
      </w:r>
      <w:r w:rsidR="00B33BEB">
        <w:rPr>
          <w:rFonts w:ascii="Times New Roman" w:hAnsi="Times New Roman" w:cs="Times New Roman"/>
          <w:color w:val="000000" w:themeColor="text1"/>
        </w:rPr>
        <w:t xml:space="preserve">, </w:t>
      </w:r>
      <w:r w:rsidR="004F3A9F">
        <w:rPr>
          <w:rFonts w:ascii="Times New Roman" w:hAnsi="Times New Roman" w:cs="Times New Roman"/>
          <w:color w:val="000000" w:themeColor="text1"/>
        </w:rPr>
        <w:t>G</w:t>
      </w:r>
      <w:r w:rsidR="00B33BEB">
        <w:rPr>
          <w:rFonts w:ascii="Times New Roman" w:hAnsi="Times New Roman" w:cs="Times New Roman"/>
          <w:color w:val="000000" w:themeColor="text1"/>
        </w:rPr>
        <w:t xml:space="preserve">, </w:t>
      </w:r>
      <w:r w:rsidR="004F3A9F">
        <w:rPr>
          <w:rFonts w:ascii="Times New Roman" w:hAnsi="Times New Roman" w:cs="Times New Roman"/>
          <w:color w:val="000000" w:themeColor="text1"/>
        </w:rPr>
        <w:t>H</w:t>
      </w:r>
      <w:r w:rsidR="00B33BEB">
        <w:rPr>
          <w:rFonts w:ascii="Times New Roman" w:hAnsi="Times New Roman" w:cs="Times New Roman"/>
          <w:color w:val="000000" w:themeColor="text1"/>
        </w:rPr>
        <w:t xml:space="preserve">, </w:t>
      </w:r>
      <w:r w:rsidR="004F3A9F">
        <w:rPr>
          <w:rFonts w:ascii="Times New Roman" w:hAnsi="Times New Roman" w:cs="Times New Roman"/>
          <w:color w:val="000000" w:themeColor="text1"/>
        </w:rPr>
        <w:t>I</w:t>
      </w:r>
      <w:r w:rsidR="00B33BEB">
        <w:rPr>
          <w:rFonts w:ascii="Times New Roman" w:hAnsi="Times New Roman" w:cs="Times New Roman"/>
          <w:color w:val="000000" w:themeColor="text1"/>
        </w:rPr>
        <w:t xml:space="preserve">, </w:t>
      </w:r>
      <w:r w:rsidR="004F3A9F">
        <w:rPr>
          <w:rFonts w:ascii="Times New Roman" w:hAnsi="Times New Roman" w:cs="Times New Roman"/>
          <w:color w:val="000000" w:themeColor="text1"/>
        </w:rPr>
        <w:t>J</w:t>
      </w:r>
      <w:r w:rsidR="00B33BEB">
        <w:rPr>
          <w:rFonts w:ascii="Times New Roman" w:hAnsi="Times New Roman" w:cs="Times New Roman"/>
          <w:color w:val="000000" w:themeColor="text1"/>
        </w:rPr>
        <w:t>) display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B33BEB">
        <w:rPr>
          <w:rFonts w:ascii="Times New Roman" w:hAnsi="Times New Roman" w:cs="Times New Roman"/>
          <w:color w:val="000000" w:themeColor="text1"/>
        </w:rPr>
        <w:t>c</w:t>
      </w:r>
      <w:r>
        <w:rPr>
          <w:rFonts w:ascii="Times New Roman" w:hAnsi="Times New Roman" w:cs="Times New Roman"/>
          <w:color w:val="000000" w:themeColor="text1"/>
        </w:rPr>
        <w:t>hanges in the total fluorescent signal and the relative abundance of each component with time.</w:t>
      </w:r>
    </w:p>
    <w:p w14:paraId="0970C80B" w14:textId="77777777" w:rsidR="006B38EF" w:rsidRDefault="006B38EF" w:rsidP="0043372B">
      <w:pPr>
        <w:spacing w:line="48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6B70957" w14:textId="77777777" w:rsidR="00131F48" w:rsidRDefault="00131F48" w:rsidP="0043372B">
      <w:pPr>
        <w:spacing w:line="48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6EE230C" w14:textId="77777777" w:rsidR="006E7519" w:rsidRDefault="001D3510" w:rsidP="0043372B">
      <w:r w:rsidRPr="00381A4B">
        <w:rPr>
          <w:noProof/>
          <w:lang w:val="es-ES" w:eastAsia="es-ES"/>
        </w:rPr>
        <w:drawing>
          <wp:anchor distT="0" distB="0" distL="114300" distR="114300" simplePos="0" relativeHeight="251668480" behindDoc="0" locked="0" layoutInCell="1" allowOverlap="1" wp14:anchorId="20FF23E5" wp14:editId="080EDF93">
            <wp:simplePos x="0" y="0"/>
            <wp:positionH relativeFrom="column">
              <wp:posOffset>457200</wp:posOffset>
            </wp:positionH>
            <wp:positionV relativeFrom="paragraph">
              <wp:posOffset>106680</wp:posOffset>
            </wp:positionV>
            <wp:extent cx="4470400" cy="6858000"/>
            <wp:effectExtent l="25400" t="25400" r="25400" b="2540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6858000"/>
                    </a:xfrm>
                    <a:prstGeom prst="rect">
                      <a:avLst/>
                    </a:prstGeom>
                    <a:ln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anchor>
        </w:drawing>
      </w:r>
    </w:p>
    <w:p w14:paraId="28C37866" w14:textId="77777777" w:rsidR="006E7519" w:rsidRPr="006E7519" w:rsidRDefault="006E7519" w:rsidP="006E7519"/>
    <w:p w14:paraId="6DEEB067" w14:textId="77777777" w:rsidR="006E7519" w:rsidRPr="006E7519" w:rsidRDefault="006E7519" w:rsidP="00783D11">
      <w:pPr>
        <w:ind w:left="567"/>
      </w:pPr>
    </w:p>
    <w:p w14:paraId="78F246F7" w14:textId="77777777" w:rsidR="006E7519" w:rsidRPr="006E7519" w:rsidRDefault="006E7519" w:rsidP="006E7519"/>
    <w:p w14:paraId="01997323" w14:textId="77777777" w:rsidR="006E7519" w:rsidRPr="006E7519" w:rsidRDefault="006E7519" w:rsidP="006E7519"/>
    <w:p w14:paraId="76E2AD80" w14:textId="77777777" w:rsidR="001D3510" w:rsidRDefault="001D3510" w:rsidP="006E7519">
      <w:pPr>
        <w:tabs>
          <w:tab w:val="left" w:pos="8151"/>
        </w:tabs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7126F2A5" w14:textId="77777777" w:rsidR="001D3510" w:rsidRDefault="001D3510" w:rsidP="006E7519">
      <w:pPr>
        <w:tabs>
          <w:tab w:val="left" w:pos="8151"/>
        </w:tabs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7E37A5F0" w14:textId="77777777" w:rsidR="001D3510" w:rsidRDefault="001D3510" w:rsidP="006E7519">
      <w:pPr>
        <w:tabs>
          <w:tab w:val="left" w:pos="8151"/>
        </w:tabs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37E5EE16" w14:textId="77777777" w:rsidR="001D3510" w:rsidRDefault="001D3510" w:rsidP="006E7519">
      <w:pPr>
        <w:tabs>
          <w:tab w:val="left" w:pos="8151"/>
        </w:tabs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0AEB8C40" w14:textId="77777777" w:rsidR="001D3510" w:rsidRDefault="001D3510" w:rsidP="006E7519">
      <w:pPr>
        <w:tabs>
          <w:tab w:val="left" w:pos="8151"/>
        </w:tabs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097026F4" w14:textId="77777777" w:rsidR="001D3510" w:rsidRDefault="001D3510" w:rsidP="006E7519">
      <w:pPr>
        <w:tabs>
          <w:tab w:val="left" w:pos="8151"/>
        </w:tabs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2E931EDB" w14:textId="77777777" w:rsidR="001D3510" w:rsidRDefault="001D3510" w:rsidP="006E7519">
      <w:pPr>
        <w:tabs>
          <w:tab w:val="left" w:pos="8151"/>
        </w:tabs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5D138495" w14:textId="77777777" w:rsidR="001D3510" w:rsidRDefault="001D3510" w:rsidP="006E7519">
      <w:pPr>
        <w:tabs>
          <w:tab w:val="left" w:pos="8151"/>
        </w:tabs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50D23DD7" w14:textId="77777777" w:rsidR="001D3510" w:rsidRDefault="001D3510" w:rsidP="006E7519">
      <w:pPr>
        <w:tabs>
          <w:tab w:val="left" w:pos="8151"/>
        </w:tabs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2C9B48A8" w14:textId="77777777" w:rsidR="001D3510" w:rsidRDefault="001D3510" w:rsidP="006E7519">
      <w:pPr>
        <w:tabs>
          <w:tab w:val="left" w:pos="8151"/>
        </w:tabs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5C3F2FEB" w14:textId="77777777" w:rsidR="001D3510" w:rsidRDefault="001D3510" w:rsidP="006E7519">
      <w:pPr>
        <w:tabs>
          <w:tab w:val="left" w:pos="8151"/>
        </w:tabs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7F1E30DF" w14:textId="77777777" w:rsidR="001D3510" w:rsidRDefault="001D3510" w:rsidP="006E7519">
      <w:pPr>
        <w:tabs>
          <w:tab w:val="left" w:pos="8151"/>
        </w:tabs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4445C76F" w14:textId="77777777" w:rsidR="001D3510" w:rsidRDefault="001D3510" w:rsidP="006E7519">
      <w:pPr>
        <w:tabs>
          <w:tab w:val="left" w:pos="8151"/>
        </w:tabs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4400C0DF" w14:textId="77777777" w:rsidR="001D3510" w:rsidRDefault="001D3510" w:rsidP="006E7519">
      <w:pPr>
        <w:tabs>
          <w:tab w:val="left" w:pos="8151"/>
        </w:tabs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6BF3F2CA" w14:textId="77777777" w:rsidR="001D3510" w:rsidRDefault="001D3510" w:rsidP="006E7519">
      <w:pPr>
        <w:tabs>
          <w:tab w:val="left" w:pos="8151"/>
        </w:tabs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08B6300A" w14:textId="77777777" w:rsidR="001D3510" w:rsidRDefault="001D3510" w:rsidP="006E7519">
      <w:pPr>
        <w:tabs>
          <w:tab w:val="left" w:pos="8151"/>
        </w:tabs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505D9E76" w14:textId="77777777" w:rsidR="001D3510" w:rsidRDefault="001D3510" w:rsidP="006E7519">
      <w:pPr>
        <w:tabs>
          <w:tab w:val="left" w:pos="8151"/>
        </w:tabs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329502DD" w14:textId="77777777" w:rsidR="001D3510" w:rsidRDefault="001D3510" w:rsidP="006E7519">
      <w:pPr>
        <w:tabs>
          <w:tab w:val="left" w:pos="8151"/>
        </w:tabs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199BA4A4" w14:textId="6BF846DA" w:rsidR="00567AAF" w:rsidRPr="00783D11" w:rsidRDefault="006E7519" w:rsidP="00513092">
      <w:pPr>
        <w:tabs>
          <w:tab w:val="left" w:pos="8151"/>
        </w:tabs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CB23FC">
        <w:rPr>
          <w:rFonts w:ascii="Times New Roman" w:hAnsi="Times New Roman" w:cs="Times New Roman"/>
          <w:b/>
          <w:bCs/>
        </w:rPr>
        <w:t>Fig</w:t>
      </w:r>
      <w:r w:rsidR="001833EF" w:rsidRPr="00CB23FC">
        <w:rPr>
          <w:rFonts w:ascii="Times New Roman" w:hAnsi="Times New Roman" w:cs="Times New Roman"/>
          <w:b/>
          <w:bCs/>
        </w:rPr>
        <w:t>.</w:t>
      </w:r>
      <w:r w:rsidRPr="00CB23FC">
        <w:rPr>
          <w:rFonts w:ascii="Times New Roman" w:hAnsi="Times New Roman" w:cs="Times New Roman"/>
          <w:b/>
          <w:bCs/>
        </w:rPr>
        <w:t xml:space="preserve"> </w:t>
      </w:r>
      <w:r w:rsidR="00CB23FC" w:rsidRPr="00CB23FC">
        <w:rPr>
          <w:rFonts w:ascii="Times New Roman" w:hAnsi="Times New Roman" w:cs="Times New Roman"/>
          <w:b/>
          <w:bCs/>
        </w:rPr>
        <w:t>S7</w:t>
      </w:r>
      <w:r w:rsidRPr="00CB23FC">
        <w:rPr>
          <w:rFonts w:ascii="Times New Roman" w:hAnsi="Times New Roman" w:cs="Times New Roman"/>
          <w:b/>
        </w:rPr>
        <w:t>:</w:t>
      </w:r>
      <w:r w:rsidRPr="006E7519">
        <w:rPr>
          <w:rFonts w:ascii="Times New Roman" w:hAnsi="Times New Roman" w:cs="Times New Roman"/>
          <w:b/>
        </w:rPr>
        <w:t xml:space="preserve"> </w:t>
      </w:r>
      <w:r w:rsidRPr="006E7519">
        <w:rPr>
          <w:rFonts w:ascii="Times New Roman" w:hAnsi="Times New Roman" w:cs="Times New Roman"/>
        </w:rPr>
        <w:t xml:space="preserve">Relative abundance of </w:t>
      </w:r>
      <w:r w:rsidR="00786412">
        <w:rPr>
          <w:rFonts w:ascii="Times New Roman" w:hAnsi="Times New Roman" w:cs="Times New Roman"/>
        </w:rPr>
        <w:t xml:space="preserve">the </w:t>
      </w:r>
      <w:r w:rsidR="00786412">
        <w:rPr>
          <w:rFonts w:ascii="Times New Roman" w:hAnsi="Times New Roman" w:cs="Times New Roman"/>
          <w:color w:val="000000" w:themeColor="text1"/>
        </w:rPr>
        <w:t>protein-like (C2+C4</w:t>
      </w:r>
      <w:r w:rsidR="00C24B83">
        <w:rPr>
          <w:rFonts w:ascii="Times New Roman" w:hAnsi="Times New Roman" w:cs="Times New Roman"/>
          <w:color w:val="000000" w:themeColor="text1"/>
        </w:rPr>
        <w:t>, blue</w:t>
      </w:r>
      <w:r w:rsidR="00786412">
        <w:rPr>
          <w:rFonts w:ascii="Times New Roman" w:hAnsi="Times New Roman" w:cs="Times New Roman"/>
          <w:color w:val="000000" w:themeColor="text1"/>
        </w:rPr>
        <w:t>)</w:t>
      </w:r>
      <w:r w:rsidR="00802AE1">
        <w:rPr>
          <w:rFonts w:ascii="Times New Roman" w:hAnsi="Times New Roman" w:cs="Times New Roman"/>
          <w:color w:val="000000" w:themeColor="text1"/>
        </w:rPr>
        <w:t xml:space="preserve">, </w:t>
      </w:r>
      <w:r w:rsidR="00786412">
        <w:rPr>
          <w:rFonts w:ascii="Times New Roman" w:hAnsi="Times New Roman" w:cs="Times New Roman"/>
          <w:color w:val="000000" w:themeColor="text1"/>
        </w:rPr>
        <w:t>and humic-like (C1+C3</w:t>
      </w:r>
      <w:r w:rsidR="00C24B83">
        <w:rPr>
          <w:rFonts w:ascii="Times New Roman" w:hAnsi="Times New Roman" w:cs="Times New Roman"/>
          <w:color w:val="000000" w:themeColor="text1"/>
        </w:rPr>
        <w:t>, red</w:t>
      </w:r>
      <w:r w:rsidR="00786412">
        <w:rPr>
          <w:rFonts w:ascii="Times New Roman" w:hAnsi="Times New Roman" w:cs="Times New Roman"/>
          <w:color w:val="000000" w:themeColor="text1"/>
        </w:rPr>
        <w:t>)</w:t>
      </w:r>
      <w:r w:rsidR="00802AE1">
        <w:rPr>
          <w:rFonts w:ascii="Times New Roman" w:hAnsi="Times New Roman" w:cs="Times New Roman"/>
          <w:color w:val="000000" w:themeColor="text1"/>
        </w:rPr>
        <w:t xml:space="preserve"> </w:t>
      </w:r>
      <w:r w:rsidR="00C24B83">
        <w:rPr>
          <w:rFonts w:ascii="Times New Roman" w:hAnsi="Times New Roman" w:cs="Times New Roman"/>
          <w:color w:val="000000" w:themeColor="text1"/>
        </w:rPr>
        <w:t>FDOM components</w:t>
      </w:r>
      <w:r w:rsidR="00802AE1">
        <w:rPr>
          <w:rFonts w:ascii="Times New Roman" w:hAnsi="Times New Roman" w:cs="Times New Roman"/>
          <w:color w:val="000000" w:themeColor="text1"/>
        </w:rPr>
        <w:t xml:space="preserve"> </w:t>
      </w:r>
      <w:r w:rsidRPr="006E7519">
        <w:rPr>
          <w:rFonts w:ascii="Times New Roman" w:hAnsi="Times New Roman" w:cs="Times New Roman"/>
        </w:rPr>
        <w:t xml:space="preserve">at the beginning and end of the incubations. </w:t>
      </w:r>
      <w:r w:rsidR="00567AAF">
        <w:rPr>
          <w:rFonts w:ascii="Times New Roman" w:hAnsi="Times New Roman" w:cs="Times New Roman"/>
        </w:rPr>
        <w:br w:type="page"/>
      </w:r>
    </w:p>
    <w:p w14:paraId="0307DE94" w14:textId="77777777" w:rsidR="00935F9D" w:rsidRDefault="00513092" w:rsidP="006E7519">
      <w:pPr>
        <w:tabs>
          <w:tab w:val="left" w:pos="8151"/>
        </w:tabs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lang w:val="es-ES" w:eastAsia="es-ES"/>
        </w:rPr>
        <w:drawing>
          <wp:anchor distT="0" distB="0" distL="114300" distR="114300" simplePos="0" relativeHeight="251677696" behindDoc="0" locked="0" layoutInCell="1" allowOverlap="1" wp14:anchorId="59DC6B32" wp14:editId="4C736106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5029200" cy="5487035"/>
            <wp:effectExtent l="25400" t="25400" r="25400" b="24765"/>
            <wp:wrapNone/>
            <wp:docPr id="10" name="Picture 10" descr="Macintosh HD:Users:labbanah:Desktop:Second paper:S.Nov 21:S. Fig. 8 (2).t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labbanah:Desktop:Second paper:S.Nov 21:S. Fig. 8 (2).tif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48703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anchor>
        </w:drawing>
      </w:r>
    </w:p>
    <w:p w14:paraId="5FF293AE" w14:textId="77777777" w:rsidR="00313A40" w:rsidRDefault="00313A40" w:rsidP="006E7519">
      <w:pPr>
        <w:tabs>
          <w:tab w:val="left" w:pos="8151"/>
        </w:tabs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781851BA" w14:textId="77777777" w:rsidR="00313A40" w:rsidRDefault="00313A40" w:rsidP="006E7519">
      <w:pPr>
        <w:tabs>
          <w:tab w:val="left" w:pos="8151"/>
        </w:tabs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58044368" w14:textId="77777777" w:rsidR="00313A40" w:rsidRDefault="00313A40" w:rsidP="006E7519">
      <w:pPr>
        <w:tabs>
          <w:tab w:val="left" w:pos="8151"/>
        </w:tabs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369AC9EB" w14:textId="77777777" w:rsidR="00313A40" w:rsidRDefault="00313A40" w:rsidP="006E7519">
      <w:pPr>
        <w:tabs>
          <w:tab w:val="left" w:pos="8151"/>
        </w:tabs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6B410DBE" w14:textId="77777777" w:rsidR="00313A40" w:rsidRDefault="00313A40" w:rsidP="006E7519">
      <w:pPr>
        <w:tabs>
          <w:tab w:val="left" w:pos="8151"/>
        </w:tabs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39B915E7" w14:textId="77777777" w:rsidR="00313A40" w:rsidRDefault="00313A40" w:rsidP="006E7519">
      <w:pPr>
        <w:tabs>
          <w:tab w:val="left" w:pos="8151"/>
        </w:tabs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0C8A1DB5" w14:textId="77777777" w:rsidR="00313A40" w:rsidRDefault="00313A40" w:rsidP="006E7519">
      <w:pPr>
        <w:tabs>
          <w:tab w:val="left" w:pos="8151"/>
        </w:tabs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29A2539D" w14:textId="77777777" w:rsidR="00313A40" w:rsidRDefault="00313A40" w:rsidP="006E7519">
      <w:pPr>
        <w:tabs>
          <w:tab w:val="left" w:pos="8151"/>
        </w:tabs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536E83FA" w14:textId="77777777" w:rsidR="00313A40" w:rsidRDefault="00313A40" w:rsidP="006E7519">
      <w:pPr>
        <w:tabs>
          <w:tab w:val="left" w:pos="8151"/>
        </w:tabs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51C9F4C5" w14:textId="77777777" w:rsidR="00313A40" w:rsidRDefault="00313A40" w:rsidP="006E7519">
      <w:pPr>
        <w:tabs>
          <w:tab w:val="left" w:pos="8151"/>
        </w:tabs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4BC0196F" w14:textId="77777777" w:rsidR="00313A40" w:rsidRDefault="00313A40" w:rsidP="006E7519">
      <w:pPr>
        <w:tabs>
          <w:tab w:val="left" w:pos="8151"/>
        </w:tabs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239C986F" w14:textId="77777777" w:rsidR="00313A40" w:rsidRDefault="00313A40" w:rsidP="006E7519">
      <w:pPr>
        <w:tabs>
          <w:tab w:val="left" w:pos="8151"/>
        </w:tabs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49909D63" w14:textId="77777777" w:rsidR="00313A40" w:rsidRDefault="00313A40" w:rsidP="006E7519">
      <w:pPr>
        <w:tabs>
          <w:tab w:val="left" w:pos="8151"/>
        </w:tabs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4BF2A83F" w14:textId="77777777" w:rsidR="00313A40" w:rsidRDefault="00313A40" w:rsidP="006E7519">
      <w:pPr>
        <w:tabs>
          <w:tab w:val="left" w:pos="8151"/>
        </w:tabs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372D4517" w14:textId="77777777" w:rsidR="00B30F31" w:rsidRDefault="00B30F31" w:rsidP="005A0CC5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5EC052C7" w14:textId="77777777" w:rsidR="005A0CC5" w:rsidRDefault="00935F9D" w:rsidP="00513092">
      <w:pPr>
        <w:spacing w:line="480" w:lineRule="auto"/>
        <w:jc w:val="both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  <w:r w:rsidRPr="006E7519">
        <w:rPr>
          <w:rFonts w:ascii="Times New Roman" w:hAnsi="Times New Roman" w:cs="Times New Roman"/>
          <w:b/>
          <w:bCs/>
        </w:rPr>
        <w:t>Fig</w:t>
      </w:r>
      <w:r w:rsidR="001833EF">
        <w:rPr>
          <w:rFonts w:ascii="Times New Roman" w:hAnsi="Times New Roman" w:cs="Times New Roman"/>
          <w:b/>
          <w:bCs/>
        </w:rPr>
        <w:t>.</w:t>
      </w:r>
      <w:r w:rsidRPr="006E7519">
        <w:rPr>
          <w:rFonts w:ascii="Times New Roman" w:hAnsi="Times New Roman" w:cs="Times New Roman"/>
          <w:b/>
          <w:bCs/>
        </w:rPr>
        <w:t xml:space="preserve"> </w:t>
      </w:r>
      <w:r w:rsidR="001833EF">
        <w:rPr>
          <w:rFonts w:ascii="Times New Roman" w:hAnsi="Times New Roman" w:cs="Times New Roman"/>
          <w:b/>
          <w:bCs/>
        </w:rPr>
        <w:t xml:space="preserve"> S</w:t>
      </w:r>
      <w:r w:rsidR="00567AAF">
        <w:rPr>
          <w:rFonts w:ascii="Times New Roman" w:hAnsi="Times New Roman" w:cs="Times New Roman"/>
          <w:b/>
          <w:bCs/>
        </w:rPr>
        <w:t>8</w:t>
      </w:r>
      <w:r w:rsidRPr="006E7519">
        <w:rPr>
          <w:rFonts w:ascii="Times New Roman" w:hAnsi="Times New Roman" w:cs="Times New Roman"/>
          <w:b/>
        </w:rPr>
        <w:t>:</w:t>
      </w:r>
      <w:r w:rsidR="005A0CC5">
        <w:rPr>
          <w:rFonts w:ascii="Times New Roman" w:hAnsi="Times New Roman" w:cs="Times New Roman"/>
          <w:b/>
        </w:rPr>
        <w:t xml:space="preserve"> </w:t>
      </w:r>
      <w:r w:rsidR="00A07887" w:rsidRPr="00B71314">
        <w:rPr>
          <w:rFonts w:ascii="Times New Roman" w:hAnsi="Times New Roman" w:cs="Times New Roman"/>
        </w:rPr>
        <w:t xml:space="preserve">Heatmap </w:t>
      </w:r>
      <w:r w:rsidR="00A07887">
        <w:rPr>
          <w:rFonts w:ascii="Times New Roman" w:hAnsi="Times New Roman" w:cs="Times New Roman"/>
        </w:rPr>
        <w:t>of</w:t>
      </w:r>
      <w:r w:rsidR="00A07887">
        <w:rPr>
          <w:rFonts w:ascii="Times New Roman" w:hAnsi="Times New Roman" w:cs="Times New Roman"/>
          <w:b/>
        </w:rPr>
        <w:t xml:space="preserve"> </w:t>
      </w:r>
      <w:r w:rsidR="003328E0" w:rsidRPr="003328E0">
        <w:rPr>
          <w:rFonts w:ascii="Times New Roman" w:hAnsi="Times New Roman" w:cs="Times New Roman"/>
          <w:bCs/>
        </w:rPr>
        <w:t>Pearson</w:t>
      </w:r>
      <w:r w:rsidR="003328E0">
        <w:rPr>
          <w:rFonts w:ascii="Times New Roman" w:hAnsi="Times New Roman" w:cs="Times New Roman"/>
          <w:b/>
        </w:rPr>
        <w:t xml:space="preserve"> </w:t>
      </w:r>
      <w:r w:rsidR="00A07887">
        <w:rPr>
          <w:rFonts w:ascii="Times New Roman" w:eastAsia="Times New Roman" w:hAnsi="Times New Roman" w:cs="Times New Roman"/>
          <w:color w:val="222222"/>
          <w:shd w:val="clear" w:color="auto" w:fill="FFFFFF"/>
        </w:rPr>
        <w:t>c</w:t>
      </w:r>
      <w:r w:rsidR="005A0CC5" w:rsidRPr="00254485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orrelation coefficients </w:t>
      </w:r>
      <w:r w:rsidR="00A07887">
        <w:rPr>
          <w:rFonts w:ascii="Times New Roman" w:eastAsia="Times New Roman" w:hAnsi="Times New Roman" w:cs="Times New Roman"/>
          <w:color w:val="222222"/>
          <w:shd w:val="clear" w:color="auto" w:fill="FFFFFF"/>
        </w:rPr>
        <w:t>of</w:t>
      </w:r>
      <w:r w:rsidR="00A07887" w:rsidRPr="00254485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</w:t>
      </w:r>
      <w:r w:rsidR="005A0CC5" w:rsidRPr="00254485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the </w:t>
      </w:r>
      <w:r w:rsidR="00A07887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RSP50 </w:t>
      </w:r>
      <w:r w:rsidR="005A0CC5" w:rsidRPr="00254485">
        <w:rPr>
          <w:rFonts w:ascii="Times New Roman" w:eastAsia="Times New Roman" w:hAnsi="Times New Roman" w:cs="Times New Roman"/>
          <w:color w:val="222222"/>
          <w:shd w:val="clear" w:color="auto" w:fill="FFFFFF"/>
        </w:rPr>
        <w:t>RNA</w:t>
      </w:r>
      <w:r w:rsidR="005A0CC5">
        <w:rPr>
          <w:rFonts w:ascii="Times New Roman" w:eastAsia="Times New Roman" w:hAnsi="Times New Roman" w:cs="Times New Roman"/>
          <w:color w:val="222222"/>
          <w:shd w:val="clear" w:color="auto" w:fill="FFFFFF"/>
        </w:rPr>
        <w:t>-</w:t>
      </w:r>
      <w:r w:rsidR="005A0CC5" w:rsidRPr="00254485">
        <w:rPr>
          <w:rFonts w:ascii="Times New Roman" w:eastAsia="Times New Roman" w:hAnsi="Times New Roman" w:cs="Times New Roman"/>
          <w:color w:val="222222"/>
          <w:shd w:val="clear" w:color="auto" w:fill="FFFFFF"/>
        </w:rPr>
        <w:t>seq read</w:t>
      </w:r>
      <w:r w:rsidR="00691EF9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counts</w:t>
      </w:r>
      <w:r w:rsidR="00A07887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</w:t>
      </w:r>
      <w:r w:rsidR="005A0CC5" w:rsidRPr="00254485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showing a </w:t>
      </w:r>
      <w:r w:rsidR="00B84E09">
        <w:rPr>
          <w:rFonts w:ascii="Times New Roman" w:eastAsia="Times New Roman" w:hAnsi="Times New Roman" w:cs="Times New Roman"/>
          <w:color w:val="222222"/>
          <w:shd w:val="clear" w:color="auto" w:fill="FFFFFF"/>
        </w:rPr>
        <w:t>distinct</w:t>
      </w:r>
      <w:r w:rsidR="00B84E09" w:rsidRPr="00254485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</w:t>
      </w:r>
      <w:r w:rsidR="005A0CC5" w:rsidRPr="00254485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separation between </w:t>
      </w:r>
      <w:r w:rsidR="005A0CC5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all </w:t>
      </w:r>
      <w:r w:rsidR="005A0CC5" w:rsidRPr="00254485">
        <w:rPr>
          <w:rFonts w:ascii="Times New Roman" w:eastAsia="Times New Roman" w:hAnsi="Times New Roman" w:cs="Times New Roman"/>
          <w:color w:val="222222"/>
          <w:shd w:val="clear" w:color="auto" w:fill="FFFFFF"/>
        </w:rPr>
        <w:t>tested temperatures.</w:t>
      </w:r>
    </w:p>
    <w:p w14:paraId="13348AD1" w14:textId="77777777" w:rsidR="00044121" w:rsidRDefault="00044121" w:rsidP="00B30F31">
      <w:pPr>
        <w:spacing w:line="480" w:lineRule="auto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</w:p>
    <w:p w14:paraId="61BE2454" w14:textId="77777777" w:rsidR="00FE1A42" w:rsidRDefault="00FE1A42" w:rsidP="00B30F31">
      <w:pPr>
        <w:spacing w:line="480" w:lineRule="auto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</w:p>
    <w:p w14:paraId="56849164" w14:textId="77777777" w:rsidR="00513092" w:rsidRDefault="00513092" w:rsidP="00B30F31">
      <w:pPr>
        <w:spacing w:line="480" w:lineRule="auto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</w:p>
    <w:p w14:paraId="36CA923B" w14:textId="77777777" w:rsidR="00513092" w:rsidRDefault="00513092" w:rsidP="00B30F31">
      <w:pPr>
        <w:spacing w:line="480" w:lineRule="auto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</w:p>
    <w:p w14:paraId="1458A04D" w14:textId="77777777" w:rsidR="00FE1A42" w:rsidRDefault="00FE1A42" w:rsidP="00B30F31">
      <w:pPr>
        <w:spacing w:line="480" w:lineRule="auto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</w:p>
    <w:p w14:paraId="270A6CA9" w14:textId="77777777" w:rsidR="00044121" w:rsidRDefault="00945FA7" w:rsidP="00B30F31">
      <w:pPr>
        <w:spacing w:line="480" w:lineRule="auto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  <w:r>
        <w:rPr>
          <w:rFonts w:ascii="Times New Roman" w:eastAsia="Times New Roman" w:hAnsi="Times New Roman" w:cs="Times New Roman"/>
          <w:noProof/>
          <w:color w:val="222222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14DAAFAD" wp14:editId="0E7B5216">
                <wp:simplePos x="0" y="0"/>
                <wp:positionH relativeFrom="column">
                  <wp:posOffset>0</wp:posOffset>
                </wp:positionH>
                <wp:positionV relativeFrom="paragraph">
                  <wp:posOffset>-227965</wp:posOffset>
                </wp:positionV>
                <wp:extent cx="5372100" cy="651510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72100" cy="6515100"/>
                          <a:chOff x="0" y="0"/>
                          <a:chExt cx="5880100" cy="7458710"/>
                        </a:xfrm>
                      </wpg:grpSpPr>
                      <pic:pic xmlns:pic="http://schemas.openxmlformats.org/drawingml/2006/picture">
                        <pic:nvPicPr>
                          <pic:cNvPr id="17" name="Picture 17" descr="Macintosh HD:Users:labbanah:Desktop:Second paper:EMI_2:22vs28_VP.tiff"/>
                          <pic:cNvPicPr>
                            <a:picLocks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4660" cy="3656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" name="Picture 18" descr="Macintosh HD:Users:labbanah:Desktop:Second paper:EMI_2:24vs28_VP.tiff"/>
                          <pic:cNvPicPr>
                            <a:picLocks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94660" y="0"/>
                            <a:ext cx="2885440" cy="365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" name="Picture 19" descr="Macintosh HD:Users:labbanah:Desktop:Second paper:EMI_2:26vs28_VP.tiff"/>
                          <pic:cNvPicPr>
                            <a:picLocks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860" y="3771900"/>
                            <a:ext cx="2971800" cy="3686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1" name="Picture 21" descr="Macintosh HD:Users:labbanah:Desktop:Second paper:EMI_2:30vs28_VP.tiff"/>
                          <pic:cNvPicPr>
                            <a:picLocks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94660" y="3771900"/>
                            <a:ext cx="2874645" cy="365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96363E" id="Group 22" o:spid="_x0000_s1026" style="position:absolute;margin-left:0;margin-top:-17.95pt;width:423pt;height:513pt;z-index:251687936;mso-width-relative:margin;mso-height-relative:margin" coordsize="58801,745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">
                <v:shape id="Picture 17" o:spid="_x0000_s1027" type="#_x0000_t75" alt="Macintosh HD:Users:labbanah:Desktop:Second paper:EMI_2:22vs28_VP.tiff" style="position:absolute;width:29946;height:36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">
                  <v:imagedata r:id="rId20" o:title="22vs28_VP"/>
                  <o:lock v:ext="edit" aspectratio="f"/>
                </v:shape>
                <v:shape id="Picture 18" o:spid="_x0000_s1028" type="#_x0000_t75" alt="Macintosh HD:Users:labbanah:Desktop:Second paper:EMI_2:24vs28_VP.tiff" style="position:absolute;left:29946;width:28855;height:36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">
                  <v:imagedata r:id="rId21" o:title="24vs28_VP"/>
                  <o:lock v:ext="edit" aspectratio="f"/>
                </v:shape>
                <v:shape id="Picture 19" o:spid="_x0000_s1029" type="#_x0000_t75" alt="Macintosh HD:Users:labbanah:Desktop:Second paper:EMI_2:26vs28_VP.tiff" style="position:absolute;left:228;top:37719;width:29718;height:36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">
                  <v:imagedata r:id="rId22" o:title="26vs28_VP"/>
                  <o:lock v:ext="edit" aspectratio="f"/>
                </v:shape>
                <v:shape id="Picture 21" o:spid="_x0000_s1030" type="#_x0000_t75" alt="Macintosh HD:Users:labbanah:Desktop:Second paper:EMI_2:30vs28_VP.tiff" style="position:absolute;left:29946;top:37719;width:28747;height:36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">
                  <v:imagedata r:id="rId23" o:title="30vs28_VP"/>
                  <o:lock v:ext="edit" aspectratio="f"/>
                </v:shape>
              </v:group>
            </w:pict>
          </mc:Fallback>
        </mc:AlternateContent>
      </w:r>
    </w:p>
    <w:p w14:paraId="55F75C32" w14:textId="77777777" w:rsidR="00044121" w:rsidRDefault="00044121" w:rsidP="00B30F31">
      <w:pPr>
        <w:spacing w:line="480" w:lineRule="auto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</w:p>
    <w:p w14:paraId="0D98CAFA" w14:textId="77777777" w:rsidR="003D70B6" w:rsidRDefault="003D70B6" w:rsidP="00B30F31">
      <w:pPr>
        <w:spacing w:line="480" w:lineRule="auto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</w:p>
    <w:p w14:paraId="39AF8002" w14:textId="77777777" w:rsidR="003D70B6" w:rsidRDefault="003D70B6" w:rsidP="00B30F31">
      <w:pPr>
        <w:spacing w:line="480" w:lineRule="auto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</w:p>
    <w:p w14:paraId="1CCEA67E" w14:textId="77777777" w:rsidR="003D70B6" w:rsidRDefault="003D70B6" w:rsidP="00B30F31">
      <w:pPr>
        <w:spacing w:line="480" w:lineRule="auto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</w:p>
    <w:p w14:paraId="3ED5FA7A" w14:textId="77777777" w:rsidR="003D70B6" w:rsidRDefault="003D70B6" w:rsidP="00B30F31">
      <w:pPr>
        <w:spacing w:line="480" w:lineRule="auto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</w:p>
    <w:p w14:paraId="31F6F7D5" w14:textId="77777777" w:rsidR="003D70B6" w:rsidRDefault="003D70B6" w:rsidP="00B30F31">
      <w:pPr>
        <w:spacing w:line="480" w:lineRule="auto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</w:p>
    <w:p w14:paraId="6A8E743A" w14:textId="77777777" w:rsidR="003D70B6" w:rsidRDefault="003D70B6" w:rsidP="00B30F31">
      <w:pPr>
        <w:spacing w:line="480" w:lineRule="auto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</w:p>
    <w:p w14:paraId="760DCAB4" w14:textId="77777777" w:rsidR="003D70B6" w:rsidRDefault="003D70B6" w:rsidP="00B30F31">
      <w:pPr>
        <w:spacing w:line="480" w:lineRule="auto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</w:p>
    <w:p w14:paraId="0A266257" w14:textId="77777777" w:rsidR="003D70B6" w:rsidRDefault="003D70B6" w:rsidP="00B30F31">
      <w:pPr>
        <w:spacing w:line="480" w:lineRule="auto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</w:p>
    <w:p w14:paraId="7D975C53" w14:textId="77777777" w:rsidR="003D70B6" w:rsidRDefault="003D70B6" w:rsidP="00B30F31">
      <w:pPr>
        <w:spacing w:line="480" w:lineRule="auto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</w:p>
    <w:p w14:paraId="32BDC940" w14:textId="77777777" w:rsidR="003D70B6" w:rsidRDefault="003D70B6" w:rsidP="00B30F31">
      <w:pPr>
        <w:spacing w:line="480" w:lineRule="auto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</w:p>
    <w:p w14:paraId="35DE61B6" w14:textId="77777777" w:rsidR="003D70B6" w:rsidRDefault="003D70B6" w:rsidP="00B30F31">
      <w:pPr>
        <w:spacing w:line="480" w:lineRule="auto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</w:p>
    <w:p w14:paraId="2F574535" w14:textId="77777777" w:rsidR="003D70B6" w:rsidRDefault="003D70B6" w:rsidP="00B30F31">
      <w:pPr>
        <w:spacing w:line="480" w:lineRule="auto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</w:p>
    <w:p w14:paraId="4206BDAC" w14:textId="77777777" w:rsidR="003D70B6" w:rsidRDefault="003D70B6" w:rsidP="00B30F31">
      <w:pPr>
        <w:spacing w:line="480" w:lineRule="auto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</w:p>
    <w:p w14:paraId="17A74AE6" w14:textId="77777777" w:rsidR="003D70B6" w:rsidRDefault="003D70B6" w:rsidP="00B30F31">
      <w:pPr>
        <w:spacing w:line="480" w:lineRule="auto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</w:p>
    <w:p w14:paraId="07F1241D" w14:textId="77777777" w:rsidR="003D70B6" w:rsidRDefault="003D70B6" w:rsidP="00044121">
      <w:pPr>
        <w:rPr>
          <w:rFonts w:ascii="Times New Roman" w:hAnsi="Times New Roman" w:cs="Times New Roman"/>
          <w:b/>
          <w:color w:val="1A1A1A"/>
        </w:rPr>
      </w:pPr>
    </w:p>
    <w:p w14:paraId="490315BF" w14:textId="77777777" w:rsidR="003D70B6" w:rsidRDefault="003D70B6" w:rsidP="00044121">
      <w:pPr>
        <w:rPr>
          <w:rFonts w:ascii="Times New Roman" w:hAnsi="Times New Roman" w:cs="Times New Roman"/>
          <w:b/>
          <w:color w:val="1A1A1A"/>
        </w:rPr>
      </w:pPr>
    </w:p>
    <w:p w14:paraId="1666167B" w14:textId="77777777" w:rsidR="003D70B6" w:rsidRDefault="003D70B6" w:rsidP="00044121">
      <w:pPr>
        <w:rPr>
          <w:rFonts w:ascii="Times New Roman" w:hAnsi="Times New Roman" w:cs="Times New Roman"/>
          <w:b/>
          <w:color w:val="1A1A1A"/>
        </w:rPr>
      </w:pPr>
    </w:p>
    <w:p w14:paraId="65793B35" w14:textId="77777777" w:rsidR="003D70B6" w:rsidRDefault="003D70B6" w:rsidP="00044121">
      <w:pPr>
        <w:rPr>
          <w:rFonts w:ascii="Times New Roman" w:hAnsi="Times New Roman" w:cs="Times New Roman"/>
          <w:b/>
          <w:color w:val="1A1A1A"/>
        </w:rPr>
      </w:pPr>
    </w:p>
    <w:p w14:paraId="76E147E0" w14:textId="77777777" w:rsidR="003D70B6" w:rsidRDefault="003D70B6" w:rsidP="00044121">
      <w:pPr>
        <w:rPr>
          <w:rFonts w:ascii="Times New Roman" w:hAnsi="Times New Roman" w:cs="Times New Roman"/>
          <w:b/>
          <w:color w:val="1A1A1A"/>
        </w:rPr>
      </w:pPr>
    </w:p>
    <w:p w14:paraId="3B8F6498" w14:textId="77777777" w:rsidR="00044121" w:rsidRPr="009D6026" w:rsidRDefault="00044121" w:rsidP="00513092">
      <w:pPr>
        <w:spacing w:line="480" w:lineRule="auto"/>
        <w:jc w:val="both"/>
        <w:rPr>
          <w:rFonts w:ascii="Times" w:eastAsia="Times New Roman" w:hAnsi="Times" w:cs="Times New Roman"/>
          <w:sz w:val="20"/>
          <w:szCs w:val="20"/>
        </w:rPr>
      </w:pPr>
      <w:r w:rsidRPr="009D6026">
        <w:rPr>
          <w:rFonts w:ascii="Times New Roman" w:hAnsi="Times New Roman" w:cs="Times New Roman"/>
          <w:b/>
          <w:color w:val="1A1A1A"/>
        </w:rPr>
        <w:t xml:space="preserve">Fig. S9: </w:t>
      </w:r>
      <w:r w:rsidR="00AE151E">
        <w:rPr>
          <w:rFonts w:ascii="Times New Roman" w:eastAsia="Times New Roman" w:hAnsi="Times New Roman" w:cs="Times New Roman"/>
          <w:color w:val="222222"/>
          <w:shd w:val="clear" w:color="auto" w:fill="FFFFFF"/>
        </w:rPr>
        <w:t>V</w:t>
      </w:r>
      <w:r w:rsidR="00AE151E" w:rsidRPr="009D6026">
        <w:rPr>
          <w:rFonts w:ascii="Times New Roman" w:eastAsia="Times New Roman" w:hAnsi="Times New Roman" w:cs="Times New Roman"/>
          <w:color w:val="222222"/>
          <w:shd w:val="clear" w:color="auto" w:fill="FFFFFF"/>
        </w:rPr>
        <w:t>olcano plots</w:t>
      </w:r>
      <w:r w:rsidR="00AE151E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illustrating d</w:t>
      </w:r>
      <w:r w:rsidR="00AE151E" w:rsidRPr="00AD200B">
        <w:rPr>
          <w:rFonts w:ascii="Times New Roman" w:eastAsia="Times New Roman" w:hAnsi="Times New Roman" w:cs="Times New Roman"/>
          <w:color w:val="222222"/>
          <w:shd w:val="clear" w:color="auto" w:fill="FFFFFF"/>
        </w:rPr>
        <w:t>ifferential gene expression</w:t>
      </w:r>
      <w:r w:rsidR="00AE151E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in the 22</w:t>
      </w:r>
      <w:r w:rsidR="00AE151E">
        <w:rPr>
          <w:rFonts w:ascii="Times New Roman" w:hAnsi="Times New Roman" w:cs="Times New Roman"/>
        </w:rPr>
        <w:t>°</w:t>
      </w:r>
      <w:r w:rsidR="00AE151E">
        <w:rPr>
          <w:rFonts w:ascii="Times New Roman" w:eastAsia="Times New Roman" w:hAnsi="Times New Roman" w:cs="Times New Roman"/>
          <w:color w:val="222222"/>
          <w:shd w:val="clear" w:color="auto" w:fill="FFFFFF"/>
        </w:rPr>
        <w:t>C, 24</w:t>
      </w:r>
      <w:r w:rsidR="00AE151E">
        <w:rPr>
          <w:rFonts w:ascii="Times New Roman" w:hAnsi="Times New Roman" w:cs="Times New Roman"/>
        </w:rPr>
        <w:t>°</w:t>
      </w:r>
      <w:r w:rsidR="00AE151E">
        <w:rPr>
          <w:rFonts w:ascii="Times New Roman" w:eastAsia="Times New Roman" w:hAnsi="Times New Roman" w:cs="Times New Roman"/>
          <w:color w:val="222222"/>
          <w:shd w:val="clear" w:color="auto" w:fill="FFFFFF"/>
        </w:rPr>
        <w:t>C, 26</w:t>
      </w:r>
      <w:r w:rsidR="00AE151E">
        <w:rPr>
          <w:rFonts w:ascii="Times New Roman" w:hAnsi="Times New Roman" w:cs="Times New Roman"/>
        </w:rPr>
        <w:t>°</w:t>
      </w:r>
      <w:r w:rsidR="00AE151E">
        <w:rPr>
          <w:rFonts w:ascii="Times New Roman" w:eastAsia="Times New Roman" w:hAnsi="Times New Roman" w:cs="Times New Roman"/>
          <w:color w:val="222222"/>
          <w:shd w:val="clear" w:color="auto" w:fill="FFFFFF"/>
        </w:rPr>
        <w:t>C, and 30</w:t>
      </w:r>
      <w:r w:rsidR="00AE151E">
        <w:rPr>
          <w:rFonts w:ascii="Times New Roman" w:hAnsi="Times New Roman" w:cs="Times New Roman"/>
        </w:rPr>
        <w:t>°</w:t>
      </w:r>
      <w:r w:rsidR="00AE151E">
        <w:rPr>
          <w:rFonts w:ascii="Times New Roman" w:eastAsia="Times New Roman" w:hAnsi="Times New Roman" w:cs="Times New Roman"/>
          <w:color w:val="222222"/>
          <w:shd w:val="clear" w:color="auto" w:fill="FFFFFF"/>
        </w:rPr>
        <w:t>C samples against the 28</w:t>
      </w:r>
      <w:r w:rsidR="00AE151E">
        <w:rPr>
          <w:rFonts w:ascii="Times New Roman" w:hAnsi="Times New Roman" w:cs="Times New Roman"/>
        </w:rPr>
        <w:t>°</w:t>
      </w:r>
      <w:r w:rsidR="00AE151E">
        <w:rPr>
          <w:rFonts w:ascii="Times New Roman" w:eastAsia="Times New Roman" w:hAnsi="Times New Roman" w:cs="Times New Roman"/>
          <w:color w:val="222222"/>
          <w:shd w:val="clear" w:color="auto" w:fill="FFFFFF"/>
        </w:rPr>
        <w:t>C sample.</w:t>
      </w:r>
    </w:p>
    <w:p w14:paraId="0712FDC1" w14:textId="77777777" w:rsidR="00B30F31" w:rsidRPr="006E7519" w:rsidRDefault="00B30F31" w:rsidP="00513092">
      <w:pPr>
        <w:tabs>
          <w:tab w:val="left" w:pos="1488"/>
        </w:tabs>
        <w:spacing w:line="480" w:lineRule="auto"/>
        <w:jc w:val="both"/>
      </w:pPr>
    </w:p>
    <w:sectPr w:rsidR="00B30F31" w:rsidRPr="006E7519" w:rsidSect="00D0188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967E7" w14:textId="77777777" w:rsidR="00744963" w:rsidRDefault="00744963" w:rsidP="007A58B9">
      <w:r>
        <w:separator/>
      </w:r>
    </w:p>
  </w:endnote>
  <w:endnote w:type="continuationSeparator" w:id="0">
    <w:p w14:paraId="184D575A" w14:textId="77777777" w:rsidR="00744963" w:rsidRDefault="00744963" w:rsidP="007A58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4EB5D" w14:textId="77777777" w:rsidR="00744963" w:rsidRDefault="00744963" w:rsidP="007A58B9">
      <w:r>
        <w:separator/>
      </w:r>
    </w:p>
  </w:footnote>
  <w:footnote w:type="continuationSeparator" w:id="0">
    <w:p w14:paraId="36FC6775" w14:textId="77777777" w:rsidR="00744963" w:rsidRDefault="00744963" w:rsidP="007A58B9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bbrar Labban">
    <w15:presenceInfo w15:providerId="Windows Live" w15:userId="28402b1cbeb66d8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hideSpellingErrors/>
  <w:hideGrammaticalErrors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91C"/>
    <w:rsid w:val="00001CC0"/>
    <w:rsid w:val="000272DE"/>
    <w:rsid w:val="0003501F"/>
    <w:rsid w:val="00042AC7"/>
    <w:rsid w:val="00044121"/>
    <w:rsid w:val="00051074"/>
    <w:rsid w:val="000513D5"/>
    <w:rsid w:val="00081E4C"/>
    <w:rsid w:val="00094047"/>
    <w:rsid w:val="0009730D"/>
    <w:rsid w:val="000B2C6B"/>
    <w:rsid w:val="000B52CB"/>
    <w:rsid w:val="000D32DA"/>
    <w:rsid w:val="000D78AC"/>
    <w:rsid w:val="000F6FEB"/>
    <w:rsid w:val="001233EA"/>
    <w:rsid w:val="00124C43"/>
    <w:rsid w:val="00131F48"/>
    <w:rsid w:val="001576BA"/>
    <w:rsid w:val="0017047A"/>
    <w:rsid w:val="001808B4"/>
    <w:rsid w:val="00180B76"/>
    <w:rsid w:val="001833EF"/>
    <w:rsid w:val="001858C8"/>
    <w:rsid w:val="00193AD6"/>
    <w:rsid w:val="001C2255"/>
    <w:rsid w:val="001C425D"/>
    <w:rsid w:val="001C6851"/>
    <w:rsid w:val="001D3510"/>
    <w:rsid w:val="001F1432"/>
    <w:rsid w:val="001F35F9"/>
    <w:rsid w:val="0021002A"/>
    <w:rsid w:val="0021223F"/>
    <w:rsid w:val="00236C0B"/>
    <w:rsid w:val="00252136"/>
    <w:rsid w:val="0025771B"/>
    <w:rsid w:val="00266195"/>
    <w:rsid w:val="00283D04"/>
    <w:rsid w:val="002A0578"/>
    <w:rsid w:val="002A78D8"/>
    <w:rsid w:val="002B21AD"/>
    <w:rsid w:val="002C6BD4"/>
    <w:rsid w:val="00300B79"/>
    <w:rsid w:val="00304CA5"/>
    <w:rsid w:val="00313A40"/>
    <w:rsid w:val="00320558"/>
    <w:rsid w:val="003328E0"/>
    <w:rsid w:val="003344FB"/>
    <w:rsid w:val="00347CB9"/>
    <w:rsid w:val="00354597"/>
    <w:rsid w:val="00360B17"/>
    <w:rsid w:val="00381A4B"/>
    <w:rsid w:val="003845E1"/>
    <w:rsid w:val="003A1078"/>
    <w:rsid w:val="003B2967"/>
    <w:rsid w:val="003C615F"/>
    <w:rsid w:val="003D70B6"/>
    <w:rsid w:val="003F54B3"/>
    <w:rsid w:val="004005CE"/>
    <w:rsid w:val="004109D4"/>
    <w:rsid w:val="0042791D"/>
    <w:rsid w:val="00427B64"/>
    <w:rsid w:val="0043372B"/>
    <w:rsid w:val="0044443C"/>
    <w:rsid w:val="0047104E"/>
    <w:rsid w:val="0047594C"/>
    <w:rsid w:val="0048162C"/>
    <w:rsid w:val="004A0AF3"/>
    <w:rsid w:val="004A3456"/>
    <w:rsid w:val="004C4FAD"/>
    <w:rsid w:val="004C694A"/>
    <w:rsid w:val="004D1A34"/>
    <w:rsid w:val="004D3CBB"/>
    <w:rsid w:val="004D5265"/>
    <w:rsid w:val="004E25F4"/>
    <w:rsid w:val="004F3A9F"/>
    <w:rsid w:val="004F3F6A"/>
    <w:rsid w:val="004F788C"/>
    <w:rsid w:val="00513092"/>
    <w:rsid w:val="0053274E"/>
    <w:rsid w:val="005372BC"/>
    <w:rsid w:val="00547CCE"/>
    <w:rsid w:val="005552E8"/>
    <w:rsid w:val="00567AAF"/>
    <w:rsid w:val="00571518"/>
    <w:rsid w:val="005A0CC5"/>
    <w:rsid w:val="005C3A4F"/>
    <w:rsid w:val="005D11D3"/>
    <w:rsid w:val="005F30F4"/>
    <w:rsid w:val="005F3839"/>
    <w:rsid w:val="0063479D"/>
    <w:rsid w:val="00650411"/>
    <w:rsid w:val="006729B7"/>
    <w:rsid w:val="00674F0A"/>
    <w:rsid w:val="0067661F"/>
    <w:rsid w:val="006908AE"/>
    <w:rsid w:val="00691EF9"/>
    <w:rsid w:val="006973A0"/>
    <w:rsid w:val="006A5F75"/>
    <w:rsid w:val="006A7222"/>
    <w:rsid w:val="006B38EF"/>
    <w:rsid w:val="006C65A0"/>
    <w:rsid w:val="006C6F89"/>
    <w:rsid w:val="006E7519"/>
    <w:rsid w:val="006F3C18"/>
    <w:rsid w:val="007167C1"/>
    <w:rsid w:val="00731821"/>
    <w:rsid w:val="00734D3D"/>
    <w:rsid w:val="00744963"/>
    <w:rsid w:val="00747395"/>
    <w:rsid w:val="00782F89"/>
    <w:rsid w:val="00783D11"/>
    <w:rsid w:val="00784227"/>
    <w:rsid w:val="00786412"/>
    <w:rsid w:val="007A58B9"/>
    <w:rsid w:val="007C768C"/>
    <w:rsid w:val="007D15AD"/>
    <w:rsid w:val="007E0703"/>
    <w:rsid w:val="007E5FB5"/>
    <w:rsid w:val="007E64D5"/>
    <w:rsid w:val="00802AE1"/>
    <w:rsid w:val="008521B2"/>
    <w:rsid w:val="00864D5A"/>
    <w:rsid w:val="00866201"/>
    <w:rsid w:val="00885D36"/>
    <w:rsid w:val="008900A7"/>
    <w:rsid w:val="00892445"/>
    <w:rsid w:val="00896980"/>
    <w:rsid w:val="008A12FE"/>
    <w:rsid w:val="008A362B"/>
    <w:rsid w:val="008A41B6"/>
    <w:rsid w:val="008B5B2C"/>
    <w:rsid w:val="008D2CE7"/>
    <w:rsid w:val="008D6D08"/>
    <w:rsid w:val="008E3D08"/>
    <w:rsid w:val="008F6FB3"/>
    <w:rsid w:val="00902AF7"/>
    <w:rsid w:val="009149B3"/>
    <w:rsid w:val="009201FB"/>
    <w:rsid w:val="00920C92"/>
    <w:rsid w:val="00920CFB"/>
    <w:rsid w:val="00922FFA"/>
    <w:rsid w:val="0092573F"/>
    <w:rsid w:val="00935F9D"/>
    <w:rsid w:val="00941464"/>
    <w:rsid w:val="00945FA7"/>
    <w:rsid w:val="00952ABA"/>
    <w:rsid w:val="00966DB5"/>
    <w:rsid w:val="009677C3"/>
    <w:rsid w:val="0097091C"/>
    <w:rsid w:val="009732E4"/>
    <w:rsid w:val="00973FDA"/>
    <w:rsid w:val="00975457"/>
    <w:rsid w:val="009808E2"/>
    <w:rsid w:val="009843DE"/>
    <w:rsid w:val="00987BF7"/>
    <w:rsid w:val="009D1297"/>
    <w:rsid w:val="009D6515"/>
    <w:rsid w:val="009E2830"/>
    <w:rsid w:val="009E3AFC"/>
    <w:rsid w:val="009F1BFC"/>
    <w:rsid w:val="009F2C76"/>
    <w:rsid w:val="009F7B31"/>
    <w:rsid w:val="00A01AFB"/>
    <w:rsid w:val="00A07887"/>
    <w:rsid w:val="00A111CA"/>
    <w:rsid w:val="00A16F53"/>
    <w:rsid w:val="00A357D6"/>
    <w:rsid w:val="00A524DD"/>
    <w:rsid w:val="00A556F5"/>
    <w:rsid w:val="00A55BC3"/>
    <w:rsid w:val="00A55D42"/>
    <w:rsid w:val="00A61C11"/>
    <w:rsid w:val="00A8065F"/>
    <w:rsid w:val="00A94443"/>
    <w:rsid w:val="00AA2C25"/>
    <w:rsid w:val="00AA7040"/>
    <w:rsid w:val="00AC7085"/>
    <w:rsid w:val="00AD200B"/>
    <w:rsid w:val="00AD785F"/>
    <w:rsid w:val="00AE151E"/>
    <w:rsid w:val="00AE20CF"/>
    <w:rsid w:val="00AF76C1"/>
    <w:rsid w:val="00B30F31"/>
    <w:rsid w:val="00B33BEB"/>
    <w:rsid w:val="00B37914"/>
    <w:rsid w:val="00B52590"/>
    <w:rsid w:val="00B5665A"/>
    <w:rsid w:val="00B60B1B"/>
    <w:rsid w:val="00B71314"/>
    <w:rsid w:val="00B72B10"/>
    <w:rsid w:val="00B73293"/>
    <w:rsid w:val="00B84E09"/>
    <w:rsid w:val="00B926BD"/>
    <w:rsid w:val="00BA58F0"/>
    <w:rsid w:val="00BB1829"/>
    <w:rsid w:val="00BC27E3"/>
    <w:rsid w:val="00BC475B"/>
    <w:rsid w:val="00BD1A92"/>
    <w:rsid w:val="00BE6DCB"/>
    <w:rsid w:val="00BF0062"/>
    <w:rsid w:val="00C00C88"/>
    <w:rsid w:val="00C01A94"/>
    <w:rsid w:val="00C16258"/>
    <w:rsid w:val="00C24B83"/>
    <w:rsid w:val="00C32914"/>
    <w:rsid w:val="00C403D0"/>
    <w:rsid w:val="00C5504A"/>
    <w:rsid w:val="00C57442"/>
    <w:rsid w:val="00C628EB"/>
    <w:rsid w:val="00C66DD1"/>
    <w:rsid w:val="00C85305"/>
    <w:rsid w:val="00C92361"/>
    <w:rsid w:val="00CB23FC"/>
    <w:rsid w:val="00CC6869"/>
    <w:rsid w:val="00CD31C3"/>
    <w:rsid w:val="00CE0AF2"/>
    <w:rsid w:val="00CE22CA"/>
    <w:rsid w:val="00CE3A63"/>
    <w:rsid w:val="00CF454C"/>
    <w:rsid w:val="00CF5099"/>
    <w:rsid w:val="00D002E0"/>
    <w:rsid w:val="00D01697"/>
    <w:rsid w:val="00D01887"/>
    <w:rsid w:val="00D57E8F"/>
    <w:rsid w:val="00D60E85"/>
    <w:rsid w:val="00D629EE"/>
    <w:rsid w:val="00D65C48"/>
    <w:rsid w:val="00D75F46"/>
    <w:rsid w:val="00D9495D"/>
    <w:rsid w:val="00DC5ACB"/>
    <w:rsid w:val="00DE040B"/>
    <w:rsid w:val="00DF0705"/>
    <w:rsid w:val="00E0137A"/>
    <w:rsid w:val="00E02602"/>
    <w:rsid w:val="00E06861"/>
    <w:rsid w:val="00E12CD4"/>
    <w:rsid w:val="00E133A1"/>
    <w:rsid w:val="00E21B31"/>
    <w:rsid w:val="00E22730"/>
    <w:rsid w:val="00E22A9E"/>
    <w:rsid w:val="00E26141"/>
    <w:rsid w:val="00E36AF4"/>
    <w:rsid w:val="00E63A72"/>
    <w:rsid w:val="00E74315"/>
    <w:rsid w:val="00E868F8"/>
    <w:rsid w:val="00E87F00"/>
    <w:rsid w:val="00EA2C69"/>
    <w:rsid w:val="00EA38F2"/>
    <w:rsid w:val="00EB32BB"/>
    <w:rsid w:val="00EB47F4"/>
    <w:rsid w:val="00EB4F4E"/>
    <w:rsid w:val="00ED32B5"/>
    <w:rsid w:val="00ED4631"/>
    <w:rsid w:val="00EF5329"/>
    <w:rsid w:val="00F01893"/>
    <w:rsid w:val="00F11261"/>
    <w:rsid w:val="00F224EE"/>
    <w:rsid w:val="00F31010"/>
    <w:rsid w:val="00F35D27"/>
    <w:rsid w:val="00F5323E"/>
    <w:rsid w:val="00F54BF2"/>
    <w:rsid w:val="00F55F15"/>
    <w:rsid w:val="00F60BD2"/>
    <w:rsid w:val="00F77AB7"/>
    <w:rsid w:val="00FA35C5"/>
    <w:rsid w:val="00FB18C1"/>
    <w:rsid w:val="00FB48C9"/>
    <w:rsid w:val="00FB4947"/>
    <w:rsid w:val="00FE12DB"/>
    <w:rsid w:val="00FE1A42"/>
    <w:rsid w:val="00FF5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4FF859"/>
  <w15:docId w15:val="{F5C17013-6674-314C-A4A7-62F351038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7B3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B31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4279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858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858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858C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58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58C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02AF7"/>
  </w:style>
  <w:style w:type="character" w:styleId="PlaceholderText">
    <w:name w:val="Placeholder Text"/>
    <w:basedOn w:val="DefaultParagraphFont"/>
    <w:uiPriority w:val="99"/>
    <w:semiHidden/>
    <w:rsid w:val="00F54BF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A58B9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58B9"/>
  </w:style>
  <w:style w:type="paragraph" w:styleId="Footer">
    <w:name w:val="footer"/>
    <w:basedOn w:val="Normal"/>
    <w:link w:val="FooterChar"/>
    <w:uiPriority w:val="99"/>
    <w:unhideWhenUsed/>
    <w:rsid w:val="007A58B9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58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emf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emf"/><Relationship Id="rId17" Type="http://schemas.openxmlformats.org/officeDocument/2006/relationships/image" Target="media/image12.png"/><Relationship Id="rId25" Type="http://schemas.microsoft.com/office/2011/relationships/people" Target="peop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emf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3511</Words>
  <Characters>29176</Characters>
  <Application>Microsoft Office Word</Application>
  <DocSecurity>0</DocSecurity>
  <Lines>2530</Lines>
  <Paragraphs>1889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King Abdullah University of Science and Technology</Company>
  <LinksUpToDate>false</LinksUpToDate>
  <CharactersWithSpaces>31204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Abbrar H.</dc:creator>
  <cp:lastModifiedBy>אסנת ויסברג</cp:lastModifiedBy>
  <cp:revision>23</cp:revision>
  <dcterms:created xsi:type="dcterms:W3CDTF">2022-09-11T22:56:00Z</dcterms:created>
  <dcterms:modified xsi:type="dcterms:W3CDTF">2025-12-07T18:15:00Z</dcterms:modified>
</cp:coreProperties>
</file>